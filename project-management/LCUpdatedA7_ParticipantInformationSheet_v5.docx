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FE6B0" w14:textId="4BF42AAB" w:rsidR="00094422" w:rsidRPr="009851C4" w:rsidRDefault="00FC483C" w:rsidP="00313C25">
      <w:pPr>
        <w:spacing w:before="240" w:after="120"/>
        <w:rPr>
          <w:rFonts w:ascii="Arial" w:hAnsi="Arial" w:cs="Arial"/>
          <w:b/>
        </w:rPr>
      </w:pPr>
      <w:r w:rsidRPr="009851C4">
        <w:rPr>
          <w:rFonts w:ascii="Arial" w:hAnsi="Arial" w:cs="Arial"/>
          <w:b/>
        </w:rPr>
        <w:t>Autistica</w:t>
      </w:r>
      <w:r>
        <w:rPr>
          <w:rFonts w:ascii="Arial" w:hAnsi="Arial" w:cs="Arial"/>
          <w:b/>
        </w:rPr>
        <w:t>/</w:t>
      </w:r>
      <w:r w:rsidRPr="009851C4">
        <w:rPr>
          <w:rFonts w:ascii="Arial" w:hAnsi="Arial" w:cs="Arial"/>
          <w:b/>
        </w:rPr>
        <w:t xml:space="preserve">Turing </w:t>
      </w:r>
      <w:r w:rsidR="00313C25">
        <w:rPr>
          <w:rFonts w:ascii="Arial" w:hAnsi="Arial" w:cs="Arial"/>
          <w:b/>
        </w:rPr>
        <w:t>c</w:t>
      </w:r>
      <w:r w:rsidRPr="009851C4">
        <w:rPr>
          <w:rFonts w:ascii="Arial" w:hAnsi="Arial" w:cs="Arial"/>
          <w:b/>
        </w:rPr>
        <w:t xml:space="preserve">itizen </w:t>
      </w:r>
      <w:r w:rsidR="00313C25">
        <w:rPr>
          <w:rFonts w:ascii="Arial" w:hAnsi="Arial" w:cs="Arial"/>
          <w:b/>
        </w:rPr>
        <w:t>s</w:t>
      </w:r>
      <w:r w:rsidRPr="009851C4">
        <w:rPr>
          <w:rFonts w:ascii="Arial" w:hAnsi="Arial" w:cs="Arial"/>
          <w:b/>
        </w:rPr>
        <w:t xml:space="preserve">cience </w:t>
      </w:r>
      <w:r w:rsidR="00313C25">
        <w:rPr>
          <w:rFonts w:ascii="Arial" w:hAnsi="Arial" w:cs="Arial"/>
          <w:b/>
        </w:rPr>
        <w:t>p</w:t>
      </w:r>
      <w:r w:rsidRPr="009851C4">
        <w:rPr>
          <w:rFonts w:ascii="Arial" w:hAnsi="Arial" w:cs="Arial"/>
          <w:b/>
        </w:rPr>
        <w:t>roject</w:t>
      </w:r>
      <w:r w:rsidR="004356BD">
        <w:rPr>
          <w:rFonts w:ascii="Arial" w:hAnsi="Arial" w:cs="Arial"/>
          <w:b/>
        </w:rPr>
        <w:t>:</w:t>
      </w:r>
      <w:r w:rsidRPr="009851C4">
        <w:rPr>
          <w:rFonts w:ascii="Arial" w:hAnsi="Arial" w:cs="Arial"/>
          <w:b/>
        </w:rPr>
        <w:t xml:space="preserve"> </w:t>
      </w:r>
      <w:r w:rsidR="00094422" w:rsidRPr="009851C4">
        <w:rPr>
          <w:rFonts w:ascii="Arial" w:hAnsi="Arial" w:cs="Arial"/>
          <w:b/>
        </w:rPr>
        <w:t xml:space="preserve">Participant </w:t>
      </w:r>
      <w:r w:rsidR="00313C25">
        <w:rPr>
          <w:rFonts w:ascii="Arial" w:hAnsi="Arial" w:cs="Arial"/>
          <w:b/>
        </w:rPr>
        <w:t>i</w:t>
      </w:r>
      <w:r w:rsidR="00094422" w:rsidRPr="009851C4">
        <w:rPr>
          <w:rFonts w:ascii="Arial" w:hAnsi="Arial" w:cs="Arial"/>
          <w:b/>
        </w:rPr>
        <w:t xml:space="preserve">nformation </w:t>
      </w:r>
      <w:r w:rsidR="00313C25">
        <w:rPr>
          <w:rFonts w:ascii="Arial" w:hAnsi="Arial" w:cs="Arial"/>
          <w:b/>
        </w:rPr>
        <w:t>s</w:t>
      </w:r>
      <w:r w:rsidR="00094422" w:rsidRPr="009851C4">
        <w:rPr>
          <w:rFonts w:ascii="Arial" w:hAnsi="Arial" w:cs="Arial"/>
          <w:b/>
        </w:rPr>
        <w:t>heet</w:t>
      </w:r>
    </w:p>
    <w:p w14:paraId="33D1B99E" w14:textId="4C1D488E" w:rsidR="00094422" w:rsidRPr="009851C4" w:rsidRDefault="00094422" w:rsidP="00F47AE8">
      <w:pPr>
        <w:spacing w:after="120"/>
        <w:rPr>
          <w:rFonts w:ascii="Arial" w:hAnsi="Arial" w:cs="Arial"/>
          <w:b/>
          <w:i/>
        </w:rPr>
      </w:pPr>
      <w:r w:rsidRPr="009851C4">
        <w:rPr>
          <w:rFonts w:ascii="Arial" w:hAnsi="Arial" w:cs="Arial"/>
          <w:b/>
          <w:i/>
        </w:rPr>
        <w:t>Kirstie Whitaker, Georgia Aitkenhead, James Cusack &amp; Bethan Davies</w:t>
      </w:r>
    </w:p>
    <w:p w14:paraId="0FCAA769" w14:textId="08C5B158" w:rsidR="00094422" w:rsidRPr="009851C4" w:rsidRDefault="00094422" w:rsidP="00F47AE8">
      <w:pPr>
        <w:spacing w:after="120"/>
        <w:rPr>
          <w:rFonts w:ascii="Arial" w:hAnsi="Arial" w:cs="Arial"/>
          <w:i/>
        </w:rPr>
      </w:pPr>
      <w:r w:rsidRPr="009851C4">
        <w:rPr>
          <w:rFonts w:ascii="Arial" w:hAnsi="Arial" w:cs="Arial"/>
          <w:i/>
        </w:rPr>
        <w:t>This document gives a brief overview of the project, including where to find more detailed information.</w:t>
      </w:r>
      <w:bookmarkStart w:id="0" w:name="_GoBack"/>
      <w:bookmarkEnd w:id="0"/>
    </w:p>
    <w:p w14:paraId="4440F4BA" w14:textId="77777777" w:rsidR="00745B4E" w:rsidRPr="009851C4" w:rsidRDefault="00745B4E" w:rsidP="00F47AE8">
      <w:pPr>
        <w:spacing w:after="120"/>
        <w:rPr>
          <w:rStyle w:val="Emphasis"/>
          <w:rFonts w:ascii="Arial" w:hAnsi="Arial" w:cs="Arial"/>
          <w:b/>
          <w:bCs/>
          <w:i w:val="0"/>
          <w:color w:val="171717"/>
          <w:u w:val="single"/>
        </w:rPr>
      </w:pPr>
    </w:p>
    <w:p w14:paraId="03E88B3F" w14:textId="3DFD94C4" w:rsidR="00046448" w:rsidRPr="009851C4" w:rsidRDefault="00046448" w:rsidP="00F47AE8">
      <w:pPr>
        <w:spacing w:after="120"/>
        <w:rPr>
          <w:rFonts w:ascii="Arial" w:hAnsi="Arial" w:cs="Arial"/>
          <w:i/>
        </w:rPr>
      </w:pPr>
      <w:r w:rsidRPr="009851C4">
        <w:rPr>
          <w:rStyle w:val="Emphasis"/>
          <w:rFonts w:ascii="Arial" w:hAnsi="Arial" w:cs="Arial"/>
          <w:b/>
          <w:bCs/>
          <w:i w:val="0"/>
          <w:color w:val="171717"/>
          <w:u w:val="single"/>
        </w:rPr>
        <w:t>Purpose of the study</w:t>
      </w:r>
    </w:p>
    <w:p w14:paraId="28BF6218" w14:textId="1F4D25D5" w:rsidR="006D1FD4" w:rsidRPr="009851C4" w:rsidRDefault="0029746A" w:rsidP="00F47AE8">
      <w:pPr>
        <w:spacing w:after="120"/>
        <w:rPr>
          <w:rFonts w:ascii="Arial" w:hAnsi="Arial" w:cs="Arial"/>
        </w:rPr>
      </w:pPr>
      <w:r>
        <w:rPr>
          <w:rFonts w:ascii="Arial" w:hAnsi="Arial" w:cs="Arial"/>
        </w:rPr>
        <w:t>A</w:t>
      </w:r>
      <w:r w:rsidR="007E7291" w:rsidRPr="009851C4">
        <w:rPr>
          <w:rFonts w:ascii="Arial" w:hAnsi="Arial" w:cs="Arial"/>
        </w:rPr>
        <w:t xml:space="preserve">utistic people </w:t>
      </w:r>
      <w:r w:rsidR="00094422" w:rsidRPr="009851C4">
        <w:rPr>
          <w:rFonts w:ascii="Arial" w:hAnsi="Arial" w:cs="Arial"/>
        </w:rPr>
        <w:t>have sensory processing</w:t>
      </w:r>
      <w:r w:rsidR="006D1FD4" w:rsidRPr="009851C4">
        <w:rPr>
          <w:rFonts w:ascii="Arial" w:hAnsi="Arial" w:cs="Arial"/>
        </w:rPr>
        <w:t xml:space="preserve"> sensitivities</w:t>
      </w:r>
      <w:r w:rsidR="00094422" w:rsidRPr="009851C4">
        <w:rPr>
          <w:rFonts w:ascii="Arial" w:hAnsi="Arial" w:cs="Arial"/>
        </w:rPr>
        <w:t xml:space="preserve"> </w:t>
      </w:r>
      <w:r>
        <w:rPr>
          <w:rFonts w:ascii="Arial" w:hAnsi="Arial" w:cs="Arial"/>
        </w:rPr>
        <w:t>and difference</w:t>
      </w:r>
      <w:r w:rsidR="002B151C">
        <w:rPr>
          <w:rFonts w:ascii="Arial" w:hAnsi="Arial" w:cs="Arial"/>
        </w:rPr>
        <w:t>s</w:t>
      </w:r>
      <w:r>
        <w:rPr>
          <w:rFonts w:ascii="Arial" w:hAnsi="Arial" w:cs="Arial"/>
        </w:rPr>
        <w:t xml:space="preserve"> </w:t>
      </w:r>
      <w:r w:rsidR="006D1FD4" w:rsidRPr="009851C4">
        <w:rPr>
          <w:rFonts w:ascii="Arial" w:hAnsi="Arial" w:cs="Arial"/>
        </w:rPr>
        <w:t xml:space="preserve">when compared to </w:t>
      </w:r>
      <w:r w:rsidR="00094422" w:rsidRPr="009851C4">
        <w:rPr>
          <w:rFonts w:ascii="Arial" w:hAnsi="Arial" w:cs="Arial"/>
        </w:rPr>
        <w:t>neurotypical people. Th</w:t>
      </w:r>
      <w:r w:rsidR="001B180C" w:rsidRPr="009851C4">
        <w:rPr>
          <w:rFonts w:ascii="Arial" w:hAnsi="Arial" w:cs="Arial"/>
        </w:rPr>
        <w:t xml:space="preserve">ese </w:t>
      </w:r>
      <w:r>
        <w:rPr>
          <w:rFonts w:ascii="Arial" w:hAnsi="Arial" w:cs="Arial"/>
        </w:rPr>
        <w:t xml:space="preserve">differences </w:t>
      </w:r>
      <w:r w:rsidR="00094422" w:rsidRPr="009851C4">
        <w:rPr>
          <w:rFonts w:ascii="Arial" w:hAnsi="Arial" w:cs="Arial"/>
        </w:rPr>
        <w:t xml:space="preserve">can make it difficult </w:t>
      </w:r>
      <w:r w:rsidR="006D1FD4" w:rsidRPr="009851C4">
        <w:rPr>
          <w:rFonts w:ascii="Arial" w:hAnsi="Arial" w:cs="Arial"/>
        </w:rPr>
        <w:t xml:space="preserve">to </w:t>
      </w:r>
      <w:r w:rsidR="007E7291" w:rsidRPr="009851C4">
        <w:rPr>
          <w:rFonts w:ascii="Arial" w:hAnsi="Arial" w:cs="Arial"/>
        </w:rPr>
        <w:t>navigate environments</w:t>
      </w:r>
      <w:r w:rsidR="006D1FD4" w:rsidRPr="009851C4">
        <w:rPr>
          <w:rFonts w:ascii="Arial" w:hAnsi="Arial" w:cs="Arial"/>
        </w:rPr>
        <w:t xml:space="preserve"> that were </w:t>
      </w:r>
      <w:r w:rsidR="005C07A3" w:rsidRPr="009851C4">
        <w:rPr>
          <w:rFonts w:ascii="Arial" w:hAnsi="Arial" w:cs="Arial"/>
        </w:rPr>
        <w:t>not built with autistic people in mind</w:t>
      </w:r>
      <w:r w:rsidR="006D1FD4" w:rsidRPr="009851C4">
        <w:rPr>
          <w:rFonts w:ascii="Arial" w:hAnsi="Arial" w:cs="Arial"/>
        </w:rPr>
        <w:t>. F</w:t>
      </w:r>
      <w:r w:rsidR="00094422" w:rsidRPr="009851C4">
        <w:rPr>
          <w:rFonts w:ascii="Arial" w:hAnsi="Arial" w:cs="Arial"/>
        </w:rPr>
        <w:t>or example</w:t>
      </w:r>
      <w:r w:rsidR="005C07A3" w:rsidRPr="009851C4">
        <w:rPr>
          <w:rFonts w:ascii="Arial" w:hAnsi="Arial" w:cs="Arial"/>
        </w:rPr>
        <w:t>,</w:t>
      </w:r>
      <w:r w:rsidR="00094422" w:rsidRPr="009851C4">
        <w:rPr>
          <w:rFonts w:ascii="Arial" w:hAnsi="Arial" w:cs="Arial"/>
        </w:rPr>
        <w:t xml:space="preserve"> </w:t>
      </w:r>
      <w:r w:rsidR="006D1FD4" w:rsidRPr="009851C4">
        <w:rPr>
          <w:rFonts w:ascii="Arial" w:hAnsi="Arial" w:cs="Arial"/>
        </w:rPr>
        <w:t xml:space="preserve">it can be stressful to </w:t>
      </w:r>
      <w:r w:rsidR="00094422" w:rsidRPr="009851C4">
        <w:rPr>
          <w:rFonts w:ascii="Arial" w:hAnsi="Arial" w:cs="Arial"/>
        </w:rPr>
        <w:t>taking a busy train during rush hour</w:t>
      </w:r>
      <w:r w:rsidR="006D1FD4" w:rsidRPr="009851C4">
        <w:rPr>
          <w:rFonts w:ascii="Arial" w:hAnsi="Arial" w:cs="Arial"/>
        </w:rPr>
        <w:t>,</w:t>
      </w:r>
      <w:r w:rsidR="00094422" w:rsidRPr="009851C4">
        <w:rPr>
          <w:rFonts w:ascii="Arial" w:hAnsi="Arial" w:cs="Arial"/>
        </w:rPr>
        <w:t xml:space="preserve"> or </w:t>
      </w:r>
      <w:r w:rsidR="006D1FD4" w:rsidRPr="009851C4">
        <w:rPr>
          <w:rFonts w:ascii="Arial" w:hAnsi="Arial" w:cs="Arial"/>
        </w:rPr>
        <w:t xml:space="preserve">to attend an appointment </w:t>
      </w:r>
      <w:r w:rsidR="00094422" w:rsidRPr="009851C4">
        <w:rPr>
          <w:rFonts w:ascii="Arial" w:hAnsi="Arial" w:cs="Arial"/>
        </w:rPr>
        <w:t xml:space="preserve">in a brightly lit hospital </w:t>
      </w:r>
      <w:r w:rsidR="006D1FD4" w:rsidRPr="009851C4">
        <w:rPr>
          <w:rFonts w:ascii="Arial" w:hAnsi="Arial" w:cs="Arial"/>
        </w:rPr>
        <w:t>waiting room.</w:t>
      </w:r>
    </w:p>
    <w:p w14:paraId="41C0BA56" w14:textId="6651AE44" w:rsidR="006D1FD4" w:rsidRPr="009851C4" w:rsidRDefault="0029746A" w:rsidP="00F47AE8">
      <w:pPr>
        <w:spacing w:after="120"/>
        <w:rPr>
          <w:rFonts w:ascii="Arial" w:hAnsi="Arial" w:cs="Arial"/>
        </w:rPr>
      </w:pPr>
      <w:r>
        <w:rPr>
          <w:rFonts w:ascii="Arial" w:hAnsi="Arial" w:cs="Arial"/>
        </w:rPr>
        <w:t>E</w:t>
      </w:r>
      <w:r w:rsidR="007E7291" w:rsidRPr="009851C4">
        <w:rPr>
          <w:rFonts w:ascii="Arial" w:hAnsi="Arial" w:cs="Arial"/>
        </w:rPr>
        <w:t xml:space="preserve">very person is different. </w:t>
      </w:r>
      <w:r w:rsidR="006D1FD4" w:rsidRPr="009851C4">
        <w:rPr>
          <w:rFonts w:ascii="Arial" w:hAnsi="Arial" w:cs="Arial"/>
        </w:rPr>
        <w:t xml:space="preserve">We want to </w:t>
      </w:r>
      <w:r w:rsidR="007E7291" w:rsidRPr="009851C4">
        <w:rPr>
          <w:rFonts w:ascii="Arial" w:hAnsi="Arial" w:cs="Arial"/>
        </w:rPr>
        <w:t xml:space="preserve">gather many </w:t>
      </w:r>
      <w:r w:rsidR="006D1FD4" w:rsidRPr="009851C4">
        <w:rPr>
          <w:rFonts w:ascii="Arial" w:hAnsi="Arial" w:cs="Arial"/>
        </w:rPr>
        <w:t xml:space="preserve">autistic </w:t>
      </w:r>
      <w:r w:rsidR="007E7291" w:rsidRPr="009851C4">
        <w:rPr>
          <w:rFonts w:ascii="Arial" w:hAnsi="Arial" w:cs="Arial"/>
        </w:rPr>
        <w:t xml:space="preserve">people’s stories together. </w:t>
      </w:r>
      <w:r w:rsidR="006D1FD4" w:rsidRPr="009851C4">
        <w:rPr>
          <w:rFonts w:ascii="Arial" w:hAnsi="Arial" w:cs="Arial"/>
        </w:rPr>
        <w:t xml:space="preserve">Our goal is to 1) </w:t>
      </w:r>
      <w:r w:rsidR="007E7291" w:rsidRPr="009851C4">
        <w:rPr>
          <w:rFonts w:ascii="Arial" w:hAnsi="Arial" w:cs="Arial"/>
        </w:rPr>
        <w:t xml:space="preserve">share them with people who have similar experiences, </w:t>
      </w:r>
      <w:r w:rsidR="006D1FD4" w:rsidRPr="009851C4">
        <w:rPr>
          <w:rFonts w:ascii="Arial" w:hAnsi="Arial" w:cs="Arial"/>
        </w:rPr>
        <w:t xml:space="preserve">2) educate neurotypical people on how they can better support autistic people, and 3) advise </w:t>
      </w:r>
      <w:r>
        <w:rPr>
          <w:rFonts w:ascii="Arial" w:hAnsi="Arial" w:cs="Arial"/>
        </w:rPr>
        <w:t xml:space="preserve">people </w:t>
      </w:r>
      <w:r w:rsidR="006D1FD4" w:rsidRPr="009851C4">
        <w:rPr>
          <w:rFonts w:ascii="Arial" w:hAnsi="Arial" w:cs="Arial"/>
        </w:rPr>
        <w:t xml:space="preserve">on how they can design and adapt </w:t>
      </w:r>
      <w:r w:rsidR="007E7291" w:rsidRPr="009851C4">
        <w:rPr>
          <w:rFonts w:ascii="Arial" w:hAnsi="Arial" w:cs="Arial"/>
        </w:rPr>
        <w:t>spaces to improve autistic people’s lives.</w:t>
      </w:r>
    </w:p>
    <w:p w14:paraId="1F3DFB02" w14:textId="26BE6082" w:rsidR="00050C6C" w:rsidRDefault="006D1FD4" w:rsidP="00F47AE8">
      <w:pPr>
        <w:spacing w:after="120"/>
        <w:rPr>
          <w:ins w:id="1" w:author="Georgia Aitkenhead" w:date="2019-07-13T14:14:00Z"/>
          <w:rFonts w:ascii="Arial" w:hAnsi="Arial" w:cs="Arial"/>
        </w:rPr>
      </w:pPr>
      <w:r w:rsidRPr="009851C4">
        <w:rPr>
          <w:rFonts w:ascii="Arial" w:hAnsi="Arial" w:cs="Arial"/>
          <w:b/>
        </w:rPr>
        <w:t>The purpose of this study is to co-design and build a framework for ethical, participatory, citizen science.</w:t>
      </w:r>
      <w:ins w:id="2" w:author="Georgia Aitkenhead" w:date="2019-07-12T14:00:00Z">
        <w:r w:rsidR="00050C6C">
          <w:rPr>
            <w:rFonts w:ascii="Arial" w:hAnsi="Arial" w:cs="Arial"/>
          </w:rPr>
          <w:t xml:space="preserve"> </w:t>
        </w:r>
      </w:ins>
      <w:del w:id="3" w:author="Georgia Aitkenhead" w:date="2019-07-12T14:00:00Z">
        <w:r w:rsidRPr="009851C4" w:rsidDel="00050C6C">
          <w:rPr>
            <w:rFonts w:ascii="Arial" w:hAnsi="Arial" w:cs="Arial"/>
          </w:rPr>
          <w:delText xml:space="preserve"> </w:delText>
        </w:r>
      </w:del>
    </w:p>
    <w:p w14:paraId="7089252E" w14:textId="6AF5B39E" w:rsidR="000675A1" w:rsidRDefault="00CC6BA5" w:rsidP="00F47AE8">
      <w:pPr>
        <w:spacing w:after="120"/>
        <w:rPr>
          <w:ins w:id="4" w:author="Georgia Aitkenhead" w:date="2019-07-12T13:59:00Z"/>
          <w:rFonts w:ascii="Arial" w:hAnsi="Arial" w:cs="Arial"/>
        </w:rPr>
      </w:pPr>
      <w:ins w:id="5" w:author="Georgia Aitkenhead" w:date="2019-07-13T14:21:00Z">
        <w:r>
          <w:rPr>
            <w:rFonts w:ascii="Arial" w:hAnsi="Arial" w:cs="Arial"/>
          </w:rPr>
          <w:t>“</w:t>
        </w:r>
      </w:ins>
      <w:ins w:id="6" w:author="Georgia Aitkenhead" w:date="2019-07-13T14:15:00Z">
        <w:r w:rsidR="000675A1">
          <w:rPr>
            <w:rFonts w:ascii="Arial" w:hAnsi="Arial" w:cs="Arial"/>
          </w:rPr>
          <w:t>Co-design” means that the framework will be designed in collaboration with projec</w:t>
        </w:r>
      </w:ins>
      <w:ins w:id="7" w:author="Georgia Aitkenhead" w:date="2019-07-13T14:16:00Z">
        <w:r w:rsidR="000675A1">
          <w:rPr>
            <w:rFonts w:ascii="Arial" w:hAnsi="Arial" w:cs="Arial"/>
          </w:rPr>
          <w:t>t participants</w:t>
        </w:r>
      </w:ins>
      <w:ins w:id="8" w:author="Georgia Aitkenhead" w:date="2019-07-13T14:18:00Z">
        <w:r>
          <w:rPr>
            <w:rFonts w:ascii="Arial" w:hAnsi="Arial" w:cs="Arial"/>
          </w:rPr>
          <w:t xml:space="preserve">, such as yourself. </w:t>
        </w:r>
      </w:ins>
      <w:ins w:id="9" w:author="Georgia Aitkenhead" w:date="2019-07-13T14:20:00Z">
        <w:r>
          <w:rPr>
            <w:rFonts w:ascii="Arial" w:hAnsi="Arial" w:cs="Arial"/>
          </w:rPr>
          <w:t xml:space="preserve">The framework will lay out how the project will be managed and how the platform will </w:t>
        </w:r>
        <w:commentRangeStart w:id="10"/>
        <w:r>
          <w:rPr>
            <w:rFonts w:ascii="Arial" w:hAnsi="Arial" w:cs="Arial"/>
          </w:rPr>
          <w:t>be</w:t>
        </w:r>
        <w:commentRangeEnd w:id="10"/>
        <w:r>
          <w:rPr>
            <w:rStyle w:val="CommentReference"/>
          </w:rPr>
          <w:commentReference w:id="10"/>
        </w:r>
        <w:r>
          <w:rPr>
            <w:rFonts w:ascii="Arial" w:hAnsi="Arial" w:cs="Arial"/>
          </w:rPr>
          <w:t xml:space="preserve"> designed</w:t>
        </w:r>
      </w:ins>
      <w:ins w:id="11" w:author="Georgia Aitkenhead" w:date="2019-07-13T14:21:00Z">
        <w:r>
          <w:rPr>
            <w:rFonts w:ascii="Arial" w:hAnsi="Arial" w:cs="Arial"/>
          </w:rPr>
          <w:t xml:space="preserve"> going forwards. </w:t>
        </w:r>
      </w:ins>
    </w:p>
    <w:p w14:paraId="5D8408A1" w14:textId="5432082B" w:rsidR="004407D8" w:rsidRDefault="001B180C" w:rsidP="00F47AE8">
      <w:pPr>
        <w:spacing w:after="120"/>
        <w:rPr>
          <w:ins w:id="12" w:author="Georgia Aitkenhead" w:date="2019-07-12T13:36:00Z"/>
          <w:rFonts w:ascii="Arial" w:hAnsi="Arial" w:cs="Arial"/>
        </w:rPr>
      </w:pPr>
      <w:r w:rsidRPr="009851C4">
        <w:rPr>
          <w:rFonts w:ascii="Arial" w:hAnsi="Arial" w:cs="Arial"/>
        </w:rPr>
        <w:t xml:space="preserve">We cannot build this </w:t>
      </w:r>
      <w:ins w:id="13" w:author="Georgia Aitkenhead" w:date="2019-07-13T14:20:00Z">
        <w:r w:rsidR="00CC6BA5">
          <w:rPr>
            <w:rFonts w:ascii="Arial" w:hAnsi="Arial" w:cs="Arial"/>
          </w:rPr>
          <w:t>framework</w:t>
        </w:r>
      </w:ins>
      <w:del w:id="14" w:author="Georgia Aitkenhead" w:date="2019-07-13T14:20:00Z">
        <w:r w:rsidRPr="009851C4" w:rsidDel="00CC6BA5">
          <w:rPr>
            <w:rFonts w:ascii="Arial" w:hAnsi="Arial" w:cs="Arial"/>
          </w:rPr>
          <w:delText>tool</w:delText>
        </w:r>
      </w:del>
      <w:r w:rsidRPr="009851C4">
        <w:rPr>
          <w:rFonts w:ascii="Arial" w:hAnsi="Arial" w:cs="Arial"/>
        </w:rPr>
        <w:t xml:space="preserve"> without the input of a diverse community of autistic people and their relatives and carers. </w:t>
      </w:r>
      <w:r w:rsidR="005C07A3" w:rsidRPr="009851C4">
        <w:rPr>
          <w:rFonts w:ascii="Arial" w:hAnsi="Arial" w:cs="Arial"/>
        </w:rPr>
        <w:t xml:space="preserve">In this study we will </w:t>
      </w:r>
      <w:r w:rsidR="004407D8" w:rsidRPr="009851C4">
        <w:rPr>
          <w:rFonts w:ascii="Arial" w:hAnsi="Arial" w:cs="Arial"/>
        </w:rPr>
        <w:t>ask you about your experiences, priorities, needs and wants</w:t>
      </w:r>
      <w:r w:rsidR="005C07A3" w:rsidRPr="009851C4">
        <w:rPr>
          <w:rFonts w:ascii="Arial" w:hAnsi="Arial" w:cs="Arial"/>
        </w:rPr>
        <w:t xml:space="preserve"> </w:t>
      </w:r>
      <w:r w:rsidRPr="009851C4">
        <w:rPr>
          <w:rFonts w:ascii="Arial" w:hAnsi="Arial" w:cs="Arial"/>
        </w:rPr>
        <w:t xml:space="preserve">to co-design </w:t>
      </w:r>
      <w:ins w:id="15" w:author="Georgia Aitkenhead" w:date="2019-07-12T13:58:00Z">
        <w:r w:rsidR="00050C6C">
          <w:rPr>
            <w:rFonts w:ascii="Arial" w:hAnsi="Arial" w:cs="Arial"/>
          </w:rPr>
          <w:t>an</w:t>
        </w:r>
      </w:ins>
      <w:del w:id="16" w:author="Georgia Aitkenhead" w:date="2019-07-12T13:58:00Z">
        <w:r w:rsidRPr="009851C4" w:rsidDel="00050C6C">
          <w:rPr>
            <w:rFonts w:ascii="Arial" w:hAnsi="Arial" w:cs="Arial"/>
          </w:rPr>
          <w:delText>the</w:delText>
        </w:r>
      </w:del>
      <w:r w:rsidRPr="009851C4">
        <w:rPr>
          <w:rFonts w:ascii="Arial" w:hAnsi="Arial" w:cs="Arial"/>
        </w:rPr>
        <w:t xml:space="preserve"> </w:t>
      </w:r>
      <w:r w:rsidR="005C07A3" w:rsidRPr="009851C4">
        <w:rPr>
          <w:rFonts w:ascii="Arial" w:hAnsi="Arial" w:cs="Arial"/>
        </w:rPr>
        <w:t>online platform.</w:t>
      </w:r>
    </w:p>
    <w:p w14:paraId="6CF165C1" w14:textId="37AC1220" w:rsidR="00621EDB" w:rsidRDefault="00621EDB" w:rsidP="00F47AE8">
      <w:pPr>
        <w:spacing w:after="120"/>
        <w:rPr>
          <w:ins w:id="17" w:author="Georgia Aitkenhead" w:date="2019-07-12T13:38:00Z"/>
          <w:rFonts w:ascii="Arial" w:hAnsi="Arial" w:cs="Arial"/>
        </w:rPr>
      </w:pPr>
      <w:ins w:id="18" w:author="Georgia Aitkenhead" w:date="2019-07-12T13:36:00Z">
        <w:r>
          <w:rPr>
            <w:rFonts w:ascii="Arial" w:hAnsi="Arial" w:cs="Arial"/>
          </w:rPr>
          <w:t>“Citizen-science” is when non-professional scientists directly contribute to scientific research</w:t>
        </w:r>
      </w:ins>
      <w:ins w:id="19" w:author="Georgia Aitkenhead" w:date="2019-07-12T13:37:00Z">
        <w:r>
          <w:rPr>
            <w:rFonts w:ascii="Arial" w:hAnsi="Arial" w:cs="Arial"/>
          </w:rPr>
          <w:t xml:space="preserve"> and are involved in the research process. This could </w:t>
        </w:r>
      </w:ins>
      <w:ins w:id="20" w:author="Georgia Aitkenhead" w:date="2019-07-13T14:12:00Z">
        <w:r w:rsidR="000675A1">
          <w:rPr>
            <w:rFonts w:ascii="Arial" w:hAnsi="Arial" w:cs="Arial"/>
          </w:rPr>
          <w:t>be</w:t>
        </w:r>
      </w:ins>
      <w:ins w:id="21" w:author="Georgia Aitkenhead" w:date="2019-07-12T13:37:00Z">
        <w:r>
          <w:rPr>
            <w:rFonts w:ascii="Arial" w:hAnsi="Arial" w:cs="Arial"/>
          </w:rPr>
          <w:t xml:space="preserve">, for example, </w:t>
        </w:r>
      </w:ins>
      <w:ins w:id="22" w:author="Georgia Aitkenhead" w:date="2019-07-13T14:12:00Z">
        <w:r w:rsidR="000675A1">
          <w:rPr>
            <w:rFonts w:ascii="Arial" w:hAnsi="Arial" w:cs="Arial"/>
          </w:rPr>
          <w:t xml:space="preserve">by </w:t>
        </w:r>
      </w:ins>
      <w:ins w:id="23" w:author="Georgia Aitkenhead" w:date="2019-07-12T13:37:00Z">
        <w:r>
          <w:rPr>
            <w:rFonts w:ascii="Arial" w:hAnsi="Arial" w:cs="Arial"/>
          </w:rPr>
          <w:t>performing tasks</w:t>
        </w:r>
      </w:ins>
      <w:ins w:id="24" w:author="Georgia Aitkenhead" w:date="2019-07-12T13:38:00Z">
        <w:r>
          <w:rPr>
            <w:rFonts w:ascii="Arial" w:hAnsi="Arial" w:cs="Arial"/>
          </w:rPr>
          <w:t xml:space="preserve">, analysing </w:t>
        </w:r>
      </w:ins>
      <w:ins w:id="25" w:author="Georgia Aitkenhead" w:date="2019-07-12T13:42:00Z">
        <w:r>
          <w:rPr>
            <w:rFonts w:ascii="Arial" w:hAnsi="Arial" w:cs="Arial"/>
          </w:rPr>
          <w:t>data</w:t>
        </w:r>
      </w:ins>
      <w:ins w:id="26" w:author="Georgia Aitkenhead" w:date="2019-07-12T13:38:00Z">
        <w:r>
          <w:rPr>
            <w:rFonts w:ascii="Arial" w:hAnsi="Arial" w:cs="Arial"/>
          </w:rPr>
          <w:t>,</w:t>
        </w:r>
      </w:ins>
      <w:ins w:id="27" w:author="Georgia Aitkenhead" w:date="2019-07-12T13:37:00Z">
        <w:r>
          <w:rPr>
            <w:rFonts w:ascii="Arial" w:hAnsi="Arial" w:cs="Arial"/>
          </w:rPr>
          <w:t xml:space="preserve"> or contributing </w:t>
        </w:r>
      </w:ins>
      <w:ins w:id="28" w:author="Georgia Aitkenhead" w:date="2019-07-13T14:13:00Z">
        <w:r w:rsidR="000675A1">
          <w:rPr>
            <w:rFonts w:ascii="Arial" w:hAnsi="Arial" w:cs="Arial"/>
          </w:rPr>
          <w:t>data.</w:t>
        </w:r>
      </w:ins>
    </w:p>
    <w:p w14:paraId="006A8D5F" w14:textId="19929081" w:rsidR="002A0C0B" w:rsidRPr="009851C4" w:rsidRDefault="00621EDB" w:rsidP="00F47AE8">
      <w:pPr>
        <w:spacing w:after="120"/>
        <w:rPr>
          <w:rFonts w:ascii="Arial" w:hAnsi="Arial" w:cs="Arial"/>
        </w:rPr>
      </w:pPr>
      <w:ins w:id="29" w:author="Georgia Aitkenhead" w:date="2019-07-12T13:37:00Z">
        <w:r>
          <w:rPr>
            <w:rFonts w:ascii="Arial" w:hAnsi="Arial" w:cs="Arial"/>
          </w:rPr>
          <w:t xml:space="preserve"> </w:t>
        </w:r>
      </w:ins>
      <w:ins w:id="30" w:author="Georgia Aitkenhead" w:date="2019-07-12T13:38:00Z">
        <w:r>
          <w:rPr>
            <w:rFonts w:ascii="Arial" w:hAnsi="Arial" w:cs="Arial"/>
          </w:rPr>
          <w:t>A</w:t>
        </w:r>
      </w:ins>
      <w:ins w:id="31" w:author="Georgia Aitkenhead" w:date="2019-07-12T13:42:00Z">
        <w:r>
          <w:rPr>
            <w:rFonts w:ascii="Arial" w:hAnsi="Arial" w:cs="Arial"/>
          </w:rPr>
          <w:t>n online</w:t>
        </w:r>
      </w:ins>
      <w:ins w:id="32" w:author="Georgia Aitkenhead" w:date="2019-07-12T13:38:00Z">
        <w:r>
          <w:rPr>
            <w:rFonts w:ascii="Arial" w:hAnsi="Arial" w:cs="Arial"/>
          </w:rPr>
          <w:t xml:space="preserve"> “</w:t>
        </w:r>
      </w:ins>
      <w:ins w:id="33" w:author="Georgia Aitkenhead" w:date="2019-07-12T13:39:00Z">
        <w:r>
          <w:rPr>
            <w:rFonts w:ascii="Arial" w:hAnsi="Arial" w:cs="Arial"/>
          </w:rPr>
          <w:t xml:space="preserve">platform” is a way of collecting </w:t>
        </w:r>
      </w:ins>
      <w:ins w:id="34" w:author="Georgia Aitkenhead" w:date="2019-07-12T13:43:00Z">
        <w:r>
          <w:rPr>
            <w:rFonts w:ascii="Arial" w:hAnsi="Arial" w:cs="Arial"/>
          </w:rPr>
          <w:t xml:space="preserve">and sharing </w:t>
        </w:r>
      </w:ins>
      <w:ins w:id="35" w:author="Georgia Aitkenhead" w:date="2019-07-13T14:13:00Z">
        <w:r w:rsidR="000675A1">
          <w:rPr>
            <w:rFonts w:ascii="Arial" w:hAnsi="Arial" w:cs="Arial"/>
          </w:rPr>
          <w:t>data</w:t>
        </w:r>
      </w:ins>
      <w:ins w:id="36" w:author="Georgia Aitkenhead" w:date="2019-07-12T13:39:00Z">
        <w:r>
          <w:rPr>
            <w:rFonts w:ascii="Arial" w:hAnsi="Arial" w:cs="Arial"/>
          </w:rPr>
          <w:t xml:space="preserve"> from people. This could be as simple as an online survey which asks questions and sto</w:t>
        </w:r>
      </w:ins>
      <w:ins w:id="37" w:author="Georgia Aitkenhead" w:date="2019-07-12T13:40:00Z">
        <w:r>
          <w:rPr>
            <w:rFonts w:ascii="Arial" w:hAnsi="Arial" w:cs="Arial"/>
          </w:rPr>
          <w:t>res responses</w:t>
        </w:r>
      </w:ins>
      <w:ins w:id="38" w:author="Georgia Aitkenhead" w:date="2019-07-12T13:44:00Z">
        <w:r>
          <w:rPr>
            <w:rFonts w:ascii="Arial" w:hAnsi="Arial" w:cs="Arial"/>
          </w:rPr>
          <w:t>, or it could be much more complex. The exact nature of the platform will depend on input from participants.</w:t>
        </w:r>
      </w:ins>
      <w:ins w:id="39" w:author="Georgia Aitkenhead" w:date="2019-07-13T14:13:00Z">
        <w:r w:rsidR="000675A1">
          <w:rPr>
            <w:rFonts w:ascii="Arial" w:hAnsi="Arial" w:cs="Arial"/>
          </w:rPr>
          <w:t xml:space="preserve"> That is why you are involved at the early stages of designing </w:t>
        </w:r>
      </w:ins>
      <w:ins w:id="40" w:author="Georgia Aitkenhead" w:date="2019-07-13T14:14:00Z">
        <w:r w:rsidR="000675A1">
          <w:rPr>
            <w:rFonts w:ascii="Arial" w:hAnsi="Arial" w:cs="Arial"/>
          </w:rPr>
          <w:t xml:space="preserve">the platform. </w:t>
        </w:r>
      </w:ins>
    </w:p>
    <w:p w14:paraId="532CB2BC" w14:textId="77777777" w:rsidR="005C07A3" w:rsidRPr="009851C4" w:rsidRDefault="005C07A3" w:rsidP="00F47AE8">
      <w:pPr>
        <w:spacing w:after="120"/>
        <w:rPr>
          <w:rStyle w:val="Emphasis"/>
          <w:rFonts w:ascii="Arial" w:hAnsi="Arial" w:cs="Arial"/>
          <w:b/>
          <w:bCs/>
          <w:i w:val="0"/>
          <w:color w:val="171717"/>
        </w:rPr>
      </w:pPr>
    </w:p>
    <w:p w14:paraId="13D0607A" w14:textId="73C33037" w:rsidR="007E7291" w:rsidRPr="009851C4" w:rsidRDefault="00175F34" w:rsidP="00F47AE8">
      <w:pPr>
        <w:spacing w:after="120"/>
        <w:rPr>
          <w:rStyle w:val="Emphasis"/>
          <w:rFonts w:ascii="Arial" w:hAnsi="Arial" w:cs="Arial"/>
          <w:b/>
          <w:bCs/>
          <w:i w:val="0"/>
          <w:color w:val="171717"/>
          <w:u w:val="single"/>
        </w:rPr>
      </w:pPr>
      <w:r w:rsidRPr="009851C4">
        <w:rPr>
          <w:rStyle w:val="Emphasis"/>
          <w:rFonts w:ascii="Arial" w:hAnsi="Arial" w:cs="Arial"/>
          <w:b/>
          <w:bCs/>
          <w:i w:val="0"/>
          <w:color w:val="171717"/>
          <w:u w:val="single"/>
        </w:rPr>
        <w:t xml:space="preserve">Who is invited to </w:t>
      </w:r>
      <w:r w:rsidR="001D783B" w:rsidRPr="009851C4">
        <w:rPr>
          <w:rStyle w:val="Emphasis"/>
          <w:rFonts w:ascii="Arial" w:hAnsi="Arial" w:cs="Arial"/>
          <w:b/>
          <w:bCs/>
          <w:i w:val="0"/>
          <w:color w:val="171717"/>
          <w:u w:val="single"/>
        </w:rPr>
        <w:t>contribute to the project</w:t>
      </w:r>
      <w:r w:rsidRPr="009851C4">
        <w:rPr>
          <w:rStyle w:val="Emphasis"/>
          <w:rFonts w:ascii="Arial" w:hAnsi="Arial" w:cs="Arial"/>
          <w:b/>
          <w:bCs/>
          <w:i w:val="0"/>
          <w:color w:val="171717"/>
          <w:u w:val="single"/>
        </w:rPr>
        <w:t>?</w:t>
      </w:r>
    </w:p>
    <w:p w14:paraId="0F38706D" w14:textId="30100247" w:rsidR="00A146EE" w:rsidRPr="009851C4" w:rsidRDefault="0029746A" w:rsidP="00A146EE">
      <w:pPr>
        <w:spacing w:after="120"/>
        <w:rPr>
          <w:rFonts w:ascii="Arial" w:hAnsi="Arial" w:cs="Arial"/>
        </w:rPr>
      </w:pPr>
      <w:r>
        <w:rPr>
          <w:rFonts w:ascii="Arial" w:hAnsi="Arial" w:cs="Arial"/>
        </w:rPr>
        <w:t>T</w:t>
      </w:r>
      <w:r w:rsidR="005C07A3" w:rsidRPr="009851C4">
        <w:rPr>
          <w:rFonts w:ascii="Arial" w:hAnsi="Arial" w:cs="Arial"/>
        </w:rPr>
        <w:t xml:space="preserve">he best research about autism is done in close collaboration with autistic people. Participatory citizen science is a way of doing research that involves many people contributing to the project. Citizen scientists do not have to be paid academic researchers (in fact most are not) and participatory means that </w:t>
      </w:r>
      <w:ins w:id="41" w:author="Georgia Aitkenhead" w:date="2019-07-12T13:15:00Z">
        <w:r w:rsidR="00771BD7">
          <w:rPr>
            <w:rFonts w:ascii="Arial" w:hAnsi="Arial" w:cs="Arial"/>
          </w:rPr>
          <w:t xml:space="preserve">we will include a </w:t>
        </w:r>
      </w:ins>
      <w:ins w:id="42" w:author="Georgia Aitkenhead" w:date="2019-07-12T13:16:00Z">
        <w:r w:rsidR="00771BD7">
          <w:rPr>
            <w:rFonts w:ascii="Arial" w:hAnsi="Arial" w:cs="Arial"/>
          </w:rPr>
          <w:t xml:space="preserve">large and </w:t>
        </w:r>
      </w:ins>
      <w:ins w:id="43" w:author="Georgia Aitkenhead" w:date="2019-07-12T13:15:00Z">
        <w:r w:rsidR="00771BD7">
          <w:rPr>
            <w:rFonts w:ascii="Arial" w:hAnsi="Arial" w:cs="Arial"/>
          </w:rPr>
          <w:t xml:space="preserve">broad range of people, including non-professional </w:t>
        </w:r>
        <w:commentRangeStart w:id="44"/>
        <w:r w:rsidR="00771BD7">
          <w:rPr>
            <w:rFonts w:ascii="Arial" w:hAnsi="Arial" w:cs="Arial"/>
          </w:rPr>
          <w:t>scientists</w:t>
        </w:r>
      </w:ins>
      <w:commentRangeEnd w:id="44"/>
      <w:ins w:id="45" w:author="Georgia Aitkenhead" w:date="2019-07-12T13:17:00Z">
        <w:r w:rsidR="00771BD7">
          <w:rPr>
            <w:rStyle w:val="CommentReference"/>
          </w:rPr>
          <w:commentReference w:id="44"/>
        </w:r>
      </w:ins>
      <w:ins w:id="46" w:author="Georgia Aitkenhead" w:date="2019-07-12T13:15:00Z">
        <w:r w:rsidR="00771BD7">
          <w:rPr>
            <w:rFonts w:ascii="Arial" w:hAnsi="Arial" w:cs="Arial"/>
          </w:rPr>
          <w:t xml:space="preserve"> </w:t>
        </w:r>
      </w:ins>
      <w:del w:id="47" w:author="Georgia Aitkenhead" w:date="2019-07-12T13:15:00Z">
        <w:r w:rsidR="005C07A3" w:rsidRPr="009851C4" w:rsidDel="00771BD7">
          <w:rPr>
            <w:rFonts w:ascii="Arial" w:hAnsi="Arial" w:cs="Arial"/>
          </w:rPr>
          <w:delText xml:space="preserve">everyone has a say </w:delText>
        </w:r>
      </w:del>
      <w:r w:rsidR="005C07A3" w:rsidRPr="009851C4">
        <w:rPr>
          <w:rFonts w:ascii="Arial" w:hAnsi="Arial" w:cs="Arial"/>
        </w:rPr>
        <w:t>in the direction and design of the work.</w:t>
      </w:r>
      <w:r w:rsidR="00A146EE">
        <w:rPr>
          <w:rFonts w:ascii="Arial" w:hAnsi="Arial" w:cs="Arial"/>
        </w:rPr>
        <w:t xml:space="preserve"> We particularly invite </w:t>
      </w:r>
      <w:r w:rsidR="00A146EE" w:rsidRPr="009851C4">
        <w:rPr>
          <w:rFonts w:ascii="Arial" w:hAnsi="Arial" w:cs="Arial"/>
        </w:rPr>
        <w:t xml:space="preserve">autistic </w:t>
      </w:r>
      <w:r w:rsidR="00A146EE">
        <w:rPr>
          <w:rFonts w:ascii="Arial" w:hAnsi="Arial" w:cs="Arial"/>
        </w:rPr>
        <w:t xml:space="preserve">people and </w:t>
      </w:r>
      <w:r w:rsidR="00A146EE" w:rsidRPr="009851C4">
        <w:rPr>
          <w:rFonts w:ascii="Arial" w:hAnsi="Arial" w:cs="Arial"/>
        </w:rPr>
        <w:t>the carer</w:t>
      </w:r>
      <w:r w:rsidR="00A146EE">
        <w:rPr>
          <w:rFonts w:ascii="Arial" w:hAnsi="Arial" w:cs="Arial"/>
        </w:rPr>
        <w:t>s</w:t>
      </w:r>
      <w:r w:rsidR="00A146EE" w:rsidRPr="009851C4">
        <w:rPr>
          <w:rFonts w:ascii="Arial" w:hAnsi="Arial" w:cs="Arial"/>
        </w:rPr>
        <w:t xml:space="preserve"> </w:t>
      </w:r>
      <w:r w:rsidR="00A146EE">
        <w:rPr>
          <w:rFonts w:ascii="Arial" w:hAnsi="Arial" w:cs="Arial"/>
        </w:rPr>
        <w:t xml:space="preserve">and </w:t>
      </w:r>
      <w:r w:rsidR="00A146EE" w:rsidRPr="009851C4">
        <w:rPr>
          <w:rFonts w:ascii="Arial" w:hAnsi="Arial" w:cs="Arial"/>
        </w:rPr>
        <w:t>relative</w:t>
      </w:r>
      <w:r w:rsidR="00A146EE">
        <w:rPr>
          <w:rFonts w:ascii="Arial" w:hAnsi="Arial" w:cs="Arial"/>
        </w:rPr>
        <w:t>s</w:t>
      </w:r>
      <w:r w:rsidR="00A146EE" w:rsidRPr="009851C4">
        <w:rPr>
          <w:rFonts w:ascii="Arial" w:hAnsi="Arial" w:cs="Arial"/>
        </w:rPr>
        <w:t xml:space="preserve"> of autistic </w:t>
      </w:r>
      <w:r w:rsidR="00A146EE">
        <w:rPr>
          <w:rFonts w:ascii="Arial" w:hAnsi="Arial" w:cs="Arial"/>
        </w:rPr>
        <w:t>people to contribute to the project.</w:t>
      </w:r>
      <w:r w:rsidR="00175F34" w:rsidRPr="009851C4">
        <w:rPr>
          <w:rFonts w:ascii="Arial" w:hAnsi="Arial" w:cs="Arial"/>
        </w:rPr>
        <w:t xml:space="preserve"> </w:t>
      </w:r>
      <w:r w:rsidR="00A146EE" w:rsidRPr="009851C4">
        <w:rPr>
          <w:rFonts w:ascii="Arial" w:hAnsi="Arial" w:cs="Arial"/>
        </w:rPr>
        <w:t xml:space="preserve">The eligibility criteria </w:t>
      </w:r>
      <w:r w:rsidR="00A146EE">
        <w:rPr>
          <w:rFonts w:ascii="Arial" w:hAnsi="Arial" w:cs="Arial"/>
        </w:rPr>
        <w:t xml:space="preserve">to be part of this study </w:t>
      </w:r>
      <w:r w:rsidR="00A146EE" w:rsidRPr="009851C4">
        <w:rPr>
          <w:rFonts w:ascii="Arial" w:hAnsi="Arial" w:cs="Arial"/>
        </w:rPr>
        <w:t xml:space="preserve">are that participants </w:t>
      </w:r>
      <w:r w:rsidR="00A146EE">
        <w:rPr>
          <w:rFonts w:ascii="Arial" w:hAnsi="Arial" w:cs="Arial"/>
        </w:rPr>
        <w:t xml:space="preserve">are </w:t>
      </w:r>
      <w:r w:rsidR="00A146EE" w:rsidRPr="009851C4">
        <w:rPr>
          <w:rFonts w:ascii="Arial" w:hAnsi="Arial" w:cs="Arial"/>
        </w:rPr>
        <w:t>over the age of 18</w:t>
      </w:r>
      <w:r w:rsidR="00A146EE">
        <w:rPr>
          <w:rFonts w:ascii="Arial" w:hAnsi="Arial" w:cs="Arial"/>
        </w:rPr>
        <w:t xml:space="preserve"> and have capacity to give informed consent. </w:t>
      </w:r>
    </w:p>
    <w:p w14:paraId="631F4FC6" w14:textId="5E1429EA" w:rsidR="006C5EFB" w:rsidRPr="009851C4" w:rsidRDefault="00175F34" w:rsidP="00F47AE8">
      <w:pPr>
        <w:spacing w:after="120"/>
        <w:rPr>
          <w:rFonts w:ascii="Arial" w:hAnsi="Arial" w:cs="Arial"/>
        </w:rPr>
      </w:pPr>
      <w:r w:rsidRPr="009851C4">
        <w:rPr>
          <w:rFonts w:ascii="Arial" w:hAnsi="Arial" w:cs="Arial"/>
        </w:rPr>
        <w:lastRenderedPageBreak/>
        <w:t xml:space="preserve">If you received a specific invitation to contribute to the project, that </w:t>
      </w:r>
      <w:r w:rsidR="00A146EE">
        <w:rPr>
          <w:rFonts w:ascii="Arial" w:hAnsi="Arial" w:cs="Arial"/>
        </w:rPr>
        <w:t xml:space="preserve">may be </w:t>
      </w:r>
      <w:r w:rsidRPr="009851C4">
        <w:rPr>
          <w:rFonts w:ascii="Arial" w:hAnsi="Arial" w:cs="Arial"/>
        </w:rPr>
        <w:t xml:space="preserve">because </w:t>
      </w:r>
      <w:r w:rsidR="006C5EFB" w:rsidRPr="009851C4">
        <w:rPr>
          <w:rFonts w:ascii="Arial" w:hAnsi="Arial" w:cs="Arial"/>
        </w:rPr>
        <w:t xml:space="preserve">you have volunteered to be contacted by Autistica for the purposes of research via </w:t>
      </w:r>
      <w:r w:rsidR="00A146EE">
        <w:rPr>
          <w:rFonts w:ascii="Arial" w:hAnsi="Arial" w:cs="Arial"/>
        </w:rPr>
        <w:t>the</w:t>
      </w:r>
      <w:r w:rsidR="00A146EE" w:rsidRPr="009851C4">
        <w:rPr>
          <w:rFonts w:ascii="Arial" w:hAnsi="Arial" w:cs="Arial"/>
        </w:rPr>
        <w:t xml:space="preserve"> </w:t>
      </w:r>
      <w:r w:rsidR="006C5EFB" w:rsidRPr="009851C4">
        <w:rPr>
          <w:rFonts w:ascii="Arial" w:hAnsi="Arial" w:cs="Arial"/>
        </w:rPr>
        <w:t xml:space="preserve">Discover Network or Insight </w:t>
      </w:r>
      <w:r w:rsidR="005C07A3" w:rsidRPr="009851C4">
        <w:rPr>
          <w:rFonts w:ascii="Arial" w:hAnsi="Arial" w:cs="Arial"/>
        </w:rPr>
        <w:t>Group and</w:t>
      </w:r>
      <w:r w:rsidR="006C5EFB" w:rsidRPr="009851C4">
        <w:rPr>
          <w:rFonts w:ascii="Arial" w:hAnsi="Arial" w:cs="Arial"/>
        </w:rPr>
        <w:t xml:space="preserve"> have </w:t>
      </w:r>
      <w:r w:rsidR="00FC54C9" w:rsidRPr="009851C4">
        <w:rPr>
          <w:rFonts w:ascii="Arial" w:hAnsi="Arial" w:cs="Arial"/>
        </w:rPr>
        <w:t>responded to our advertisement of this opportunity</w:t>
      </w:r>
      <w:r w:rsidR="006C5EFB" w:rsidRPr="009851C4">
        <w:rPr>
          <w:rFonts w:ascii="Arial" w:hAnsi="Arial" w:cs="Arial"/>
        </w:rPr>
        <w:t>.</w:t>
      </w:r>
    </w:p>
    <w:p w14:paraId="11163AA2" w14:textId="77777777" w:rsidR="001B180C" w:rsidRPr="009851C4" w:rsidRDefault="001B180C" w:rsidP="00F47AE8">
      <w:pPr>
        <w:spacing w:after="120"/>
        <w:rPr>
          <w:rStyle w:val="Emphasis"/>
          <w:rFonts w:ascii="Arial" w:hAnsi="Arial" w:cs="Arial"/>
          <w:b/>
          <w:bCs/>
          <w:i w:val="0"/>
          <w:color w:val="171717"/>
          <w:u w:val="single"/>
        </w:rPr>
      </w:pPr>
    </w:p>
    <w:p w14:paraId="19777180" w14:textId="5DFB69C9" w:rsidR="001B180C" w:rsidRPr="009851C4" w:rsidRDefault="001B180C" w:rsidP="00F47AE8">
      <w:pPr>
        <w:spacing w:after="120"/>
        <w:rPr>
          <w:rFonts w:ascii="Arial" w:hAnsi="Arial" w:cs="Arial"/>
          <w:i/>
          <w:color w:val="171717"/>
          <w:u w:val="single"/>
        </w:rPr>
      </w:pPr>
      <w:r w:rsidRPr="009851C4">
        <w:rPr>
          <w:rStyle w:val="Emphasis"/>
          <w:rFonts w:ascii="Arial" w:hAnsi="Arial" w:cs="Arial"/>
          <w:b/>
          <w:bCs/>
          <w:i w:val="0"/>
          <w:color w:val="171717"/>
          <w:u w:val="single"/>
        </w:rPr>
        <w:t>Do I have to take part?</w:t>
      </w:r>
    </w:p>
    <w:p w14:paraId="164A0E13" w14:textId="4783C812" w:rsidR="001B180C" w:rsidRDefault="001B180C" w:rsidP="00F47AE8">
      <w:pPr>
        <w:spacing w:after="120"/>
        <w:rPr>
          <w:rFonts w:ascii="Arial" w:hAnsi="Arial" w:cs="Arial"/>
        </w:rPr>
      </w:pPr>
      <w:r w:rsidRPr="009851C4">
        <w:rPr>
          <w:rFonts w:ascii="Arial" w:hAnsi="Arial" w:cs="Arial"/>
        </w:rPr>
        <w:t xml:space="preserve">Taking part is entirely voluntary. You can withdraw at any time without having to give a reason. </w:t>
      </w:r>
    </w:p>
    <w:p w14:paraId="259F3CD9" w14:textId="19B062CA" w:rsidR="00B03AB4" w:rsidRDefault="00B03AB4" w:rsidP="00F47AE8">
      <w:pPr>
        <w:spacing w:after="120"/>
        <w:rPr>
          <w:rFonts w:ascii="Arial" w:hAnsi="Arial" w:cs="Arial"/>
        </w:rPr>
      </w:pPr>
    </w:p>
    <w:p w14:paraId="1ECA9C14" w14:textId="77777777" w:rsidR="00E0106F" w:rsidRDefault="00E0106F" w:rsidP="00F47AE8">
      <w:pPr>
        <w:spacing w:after="120"/>
        <w:rPr>
          <w:rFonts w:ascii="Arial" w:hAnsi="Arial" w:cs="Arial"/>
        </w:rPr>
      </w:pPr>
    </w:p>
    <w:p w14:paraId="34594753" w14:textId="77777777" w:rsidR="002B151C" w:rsidRDefault="002B151C" w:rsidP="00F47AE8">
      <w:pPr>
        <w:spacing w:after="120"/>
        <w:rPr>
          <w:rFonts w:ascii="Arial" w:hAnsi="Arial" w:cs="Arial"/>
        </w:rPr>
      </w:pPr>
    </w:p>
    <w:p w14:paraId="3B1DAD9A" w14:textId="0AF94F07" w:rsidR="006C5EFB" w:rsidRPr="009851C4" w:rsidRDefault="00046448" w:rsidP="00F47AE8">
      <w:pPr>
        <w:spacing w:after="120"/>
        <w:rPr>
          <w:rFonts w:ascii="Arial" w:hAnsi="Arial" w:cs="Arial"/>
          <w:i/>
          <w:color w:val="171717"/>
          <w:u w:val="single"/>
        </w:rPr>
      </w:pPr>
      <w:r w:rsidRPr="009851C4">
        <w:rPr>
          <w:rStyle w:val="Emphasis"/>
          <w:rFonts w:ascii="Arial" w:hAnsi="Arial" w:cs="Arial"/>
          <w:b/>
          <w:bCs/>
          <w:i w:val="0"/>
          <w:color w:val="171717"/>
          <w:u w:val="single"/>
        </w:rPr>
        <w:t xml:space="preserve">What will happen to me if I </w:t>
      </w:r>
      <w:r w:rsidR="001D783B" w:rsidRPr="009851C4">
        <w:rPr>
          <w:rStyle w:val="Emphasis"/>
          <w:rFonts w:ascii="Arial" w:hAnsi="Arial" w:cs="Arial"/>
          <w:b/>
          <w:bCs/>
          <w:i w:val="0"/>
          <w:color w:val="171717"/>
          <w:u w:val="single"/>
        </w:rPr>
        <w:t>choose to contribute to the project</w:t>
      </w:r>
      <w:r w:rsidRPr="009851C4">
        <w:rPr>
          <w:rStyle w:val="Emphasis"/>
          <w:rFonts w:ascii="Arial" w:hAnsi="Arial" w:cs="Arial"/>
          <w:b/>
          <w:bCs/>
          <w:i w:val="0"/>
          <w:color w:val="171717"/>
          <w:u w:val="single"/>
        </w:rPr>
        <w:t>?</w:t>
      </w:r>
    </w:p>
    <w:p w14:paraId="3BED7C8C" w14:textId="250AE21F" w:rsidR="00175F34" w:rsidRPr="009851C4" w:rsidRDefault="00175F34" w:rsidP="00F47AE8">
      <w:pPr>
        <w:spacing w:after="120"/>
        <w:rPr>
          <w:rFonts w:ascii="Arial" w:hAnsi="Arial" w:cs="Arial"/>
          <w:i/>
        </w:rPr>
      </w:pPr>
      <w:r w:rsidRPr="009851C4">
        <w:rPr>
          <w:rFonts w:ascii="Arial" w:hAnsi="Arial" w:cs="Arial"/>
          <w:i/>
        </w:rPr>
        <w:t>In person</w:t>
      </w:r>
    </w:p>
    <w:p w14:paraId="4DDC9E51" w14:textId="1AAB6279" w:rsidR="00841A88" w:rsidRPr="009851C4" w:rsidRDefault="005C07A3" w:rsidP="00F47AE8">
      <w:pPr>
        <w:spacing w:after="120"/>
        <w:rPr>
          <w:rFonts w:ascii="Arial" w:hAnsi="Arial" w:cs="Arial"/>
        </w:rPr>
      </w:pPr>
      <w:r w:rsidRPr="009851C4">
        <w:rPr>
          <w:rFonts w:ascii="Arial" w:hAnsi="Arial" w:cs="Arial"/>
        </w:rPr>
        <w:t xml:space="preserve">If you take part in </w:t>
      </w:r>
      <w:r w:rsidR="00841A88" w:rsidRPr="009851C4">
        <w:rPr>
          <w:rFonts w:ascii="Arial" w:hAnsi="Arial" w:cs="Arial"/>
        </w:rPr>
        <w:t xml:space="preserve">an </w:t>
      </w:r>
      <w:r w:rsidRPr="009851C4">
        <w:rPr>
          <w:rFonts w:ascii="Arial" w:hAnsi="Arial" w:cs="Arial"/>
          <w:b/>
        </w:rPr>
        <w:t>in-person session</w:t>
      </w:r>
      <w:r w:rsidRPr="009851C4">
        <w:rPr>
          <w:rFonts w:ascii="Arial" w:hAnsi="Arial" w:cs="Arial"/>
        </w:rPr>
        <w:t xml:space="preserve">, you will be part of a discussion group </w:t>
      </w:r>
      <w:r w:rsidR="006C5EFB" w:rsidRPr="009851C4">
        <w:rPr>
          <w:rFonts w:ascii="Arial" w:hAnsi="Arial" w:cs="Arial"/>
        </w:rPr>
        <w:t>with up to 16 participants, including autistic adults and the relatives and carers of autistic people.</w:t>
      </w:r>
      <w:r w:rsidR="00841A88" w:rsidRPr="009851C4">
        <w:rPr>
          <w:rFonts w:ascii="Arial" w:hAnsi="Arial" w:cs="Arial"/>
        </w:rPr>
        <w:t xml:space="preserve"> There will be at least two facilitators from the research team present. You can ask them any questions at any time. </w:t>
      </w:r>
    </w:p>
    <w:p w14:paraId="6E5793C0" w14:textId="77777777" w:rsidR="00841A88" w:rsidRPr="009851C4" w:rsidRDefault="00841A88" w:rsidP="00F47AE8">
      <w:pPr>
        <w:spacing w:after="120"/>
        <w:rPr>
          <w:rFonts w:ascii="Arial" w:hAnsi="Arial" w:cs="Arial"/>
        </w:rPr>
      </w:pPr>
      <w:r w:rsidRPr="009851C4">
        <w:rPr>
          <w:rFonts w:ascii="Arial" w:hAnsi="Arial" w:cs="Arial"/>
        </w:rPr>
        <w:t xml:space="preserve">If you take part in a </w:t>
      </w:r>
      <w:r w:rsidRPr="009851C4">
        <w:rPr>
          <w:rFonts w:ascii="Arial" w:hAnsi="Arial" w:cs="Arial"/>
          <w:b/>
        </w:rPr>
        <w:t>user testing session</w:t>
      </w:r>
      <w:r w:rsidRPr="009851C4">
        <w:rPr>
          <w:rFonts w:ascii="Arial" w:hAnsi="Arial" w:cs="Arial"/>
        </w:rPr>
        <w:t>, you will meet with one of the members of the research team to give feedback on an example that they have created. These sessions may happen in person or online via video conferencing software such as Zoom or Skype.</w:t>
      </w:r>
    </w:p>
    <w:p w14:paraId="5D83634F" w14:textId="03B8518F" w:rsidR="00841A88" w:rsidRPr="009851C4" w:rsidRDefault="00841A88" w:rsidP="00F47AE8">
      <w:pPr>
        <w:spacing w:after="120"/>
        <w:rPr>
          <w:rFonts w:ascii="Arial" w:hAnsi="Arial" w:cs="Arial"/>
        </w:rPr>
      </w:pPr>
      <w:r w:rsidRPr="009851C4">
        <w:rPr>
          <w:rFonts w:ascii="Arial" w:hAnsi="Arial" w:cs="Arial"/>
        </w:rPr>
        <w:t xml:space="preserve">You will be given a </w:t>
      </w:r>
      <w:r w:rsidRPr="009851C4">
        <w:rPr>
          <w:rFonts w:ascii="Arial" w:hAnsi="Arial" w:cs="Arial"/>
          <w:b/>
        </w:rPr>
        <w:t>consent form</w:t>
      </w:r>
      <w:r w:rsidRPr="009851C4">
        <w:rPr>
          <w:rFonts w:ascii="Arial" w:hAnsi="Arial" w:cs="Arial"/>
        </w:rPr>
        <w:t xml:space="preserve"> to sign as well as an invoice form at the beginning of the session. For online user testing sessions we will ask you to sign and email back the form. For either session, you will be paid for your time as well as for reasonable travel expenses. For a half-day session we pay £75, for a 1 hour session we pay £20. </w:t>
      </w:r>
    </w:p>
    <w:p w14:paraId="4569C101" w14:textId="6DE507D6" w:rsidR="00841A88" w:rsidRPr="009851C4" w:rsidRDefault="00841A88" w:rsidP="00F47AE8">
      <w:pPr>
        <w:spacing w:after="120"/>
        <w:rPr>
          <w:rFonts w:ascii="Arial" w:hAnsi="Arial" w:cs="Arial"/>
        </w:rPr>
      </w:pPr>
      <w:r w:rsidRPr="009851C4">
        <w:rPr>
          <w:rFonts w:ascii="Arial" w:hAnsi="Arial" w:cs="Arial"/>
        </w:rPr>
        <w:t>During the session w</w:t>
      </w:r>
      <w:r w:rsidR="006C5EFB" w:rsidRPr="009851C4">
        <w:rPr>
          <w:rFonts w:ascii="Arial" w:hAnsi="Arial" w:cs="Arial"/>
        </w:rPr>
        <w:t>e will</w:t>
      </w:r>
      <w:r w:rsidRPr="009851C4">
        <w:rPr>
          <w:rFonts w:ascii="Arial" w:hAnsi="Arial" w:cs="Arial"/>
        </w:rPr>
        <w:t xml:space="preserve"> ask for your opinions on questions related to building the online platform. We will </w:t>
      </w:r>
      <w:r w:rsidR="006C5EFB" w:rsidRPr="009851C4">
        <w:rPr>
          <w:rFonts w:ascii="Arial" w:hAnsi="Arial" w:cs="Arial"/>
        </w:rPr>
        <w:t>record and transcribe these sessions and extract high level summary information.</w:t>
      </w:r>
      <w:r w:rsidR="005C07A3" w:rsidRPr="009851C4">
        <w:rPr>
          <w:rFonts w:ascii="Arial" w:hAnsi="Arial" w:cs="Arial"/>
        </w:rPr>
        <w:t xml:space="preserve"> You can find more information about what we do with </w:t>
      </w:r>
      <w:r w:rsidR="00175F34" w:rsidRPr="009851C4">
        <w:rPr>
          <w:rFonts w:ascii="Arial" w:hAnsi="Arial" w:cs="Arial"/>
        </w:rPr>
        <w:t xml:space="preserve">the </w:t>
      </w:r>
      <w:r w:rsidR="005C07A3" w:rsidRPr="009851C4">
        <w:rPr>
          <w:rFonts w:ascii="Arial" w:hAnsi="Arial" w:cs="Arial"/>
        </w:rPr>
        <w:t xml:space="preserve">data </w:t>
      </w:r>
      <w:r w:rsidR="00175F34" w:rsidRPr="009851C4">
        <w:rPr>
          <w:rFonts w:ascii="Arial" w:hAnsi="Arial" w:cs="Arial"/>
        </w:rPr>
        <w:t xml:space="preserve">we collect in person </w:t>
      </w:r>
      <w:r w:rsidR="005C07A3" w:rsidRPr="009851C4">
        <w:rPr>
          <w:rFonts w:ascii="Arial" w:hAnsi="Arial" w:cs="Arial"/>
        </w:rPr>
        <w:t xml:space="preserve">in the attached </w:t>
      </w:r>
      <w:r w:rsidR="005C07A3" w:rsidRPr="009851C4">
        <w:rPr>
          <w:rFonts w:ascii="Arial" w:hAnsi="Arial" w:cs="Arial"/>
          <w:b/>
        </w:rPr>
        <w:t>Data Management</w:t>
      </w:r>
      <w:r w:rsidR="005C07A3" w:rsidRPr="009851C4">
        <w:rPr>
          <w:rFonts w:ascii="Arial" w:hAnsi="Arial" w:cs="Arial"/>
        </w:rPr>
        <w:t xml:space="preserve"> document.</w:t>
      </w:r>
    </w:p>
    <w:p w14:paraId="4E54EFB8" w14:textId="77777777" w:rsidR="00745B4E" w:rsidRPr="009851C4" w:rsidRDefault="00745B4E" w:rsidP="00F47AE8">
      <w:pPr>
        <w:spacing w:after="120"/>
        <w:rPr>
          <w:rFonts w:ascii="Arial" w:hAnsi="Arial" w:cs="Arial"/>
          <w:i/>
        </w:rPr>
      </w:pPr>
    </w:p>
    <w:p w14:paraId="451E7274" w14:textId="171CFE50" w:rsidR="00175F34" w:rsidRPr="009851C4" w:rsidRDefault="00175F34" w:rsidP="00F47AE8">
      <w:pPr>
        <w:spacing w:after="120"/>
        <w:rPr>
          <w:rFonts w:ascii="Arial" w:hAnsi="Arial" w:cs="Arial"/>
          <w:i/>
        </w:rPr>
      </w:pPr>
      <w:r w:rsidRPr="009851C4">
        <w:rPr>
          <w:rFonts w:ascii="Arial" w:hAnsi="Arial" w:cs="Arial"/>
          <w:i/>
        </w:rPr>
        <w:t>Online</w:t>
      </w:r>
    </w:p>
    <w:p w14:paraId="766C3793" w14:textId="07397A16" w:rsidR="00841A88" w:rsidRPr="009851C4" w:rsidRDefault="00841A88" w:rsidP="00F47AE8">
      <w:pPr>
        <w:spacing w:after="120"/>
        <w:rPr>
          <w:rFonts w:ascii="Arial" w:hAnsi="Arial" w:cs="Arial"/>
        </w:rPr>
      </w:pPr>
      <w:r w:rsidRPr="009851C4">
        <w:rPr>
          <w:rFonts w:ascii="Arial" w:hAnsi="Arial" w:cs="Arial"/>
        </w:rPr>
        <w:t xml:space="preserve">You are also welcome to </w:t>
      </w:r>
      <w:r w:rsidR="00175F34" w:rsidRPr="009851C4">
        <w:rPr>
          <w:rFonts w:ascii="Arial" w:hAnsi="Arial" w:cs="Arial"/>
        </w:rPr>
        <w:t xml:space="preserve">contribute to the project </w:t>
      </w:r>
      <w:r w:rsidR="00175F34" w:rsidRPr="009851C4">
        <w:rPr>
          <w:rFonts w:ascii="Arial" w:hAnsi="Arial" w:cs="Arial"/>
          <w:b/>
        </w:rPr>
        <w:t>online</w:t>
      </w:r>
      <w:r w:rsidR="00175F34" w:rsidRPr="009851C4">
        <w:rPr>
          <w:rFonts w:ascii="Arial" w:hAnsi="Arial" w:cs="Arial"/>
        </w:rPr>
        <w:t xml:space="preserve"> at any time. You can complete an “always open” survey via Google Forms: </w:t>
      </w:r>
      <w:hyperlink r:id="rId11" w:history="1">
        <w:r w:rsidR="00175F34" w:rsidRPr="009851C4">
          <w:rPr>
            <w:rStyle w:val="Hyperlink"/>
            <w:rFonts w:ascii="Arial" w:hAnsi="Arial" w:cs="Arial"/>
          </w:rPr>
          <w:t>https://goo.gl/forms/dDu0CDCLiXOm32GH3</w:t>
        </w:r>
      </w:hyperlink>
      <w:r w:rsidR="00175F34" w:rsidRPr="009851C4">
        <w:rPr>
          <w:rFonts w:ascii="Arial" w:hAnsi="Arial" w:cs="Arial"/>
        </w:rPr>
        <w:t xml:space="preserve">. Or you can contribute to the development of the project at our GitHub repository: </w:t>
      </w:r>
      <w:hyperlink r:id="rId12" w:history="1">
        <w:r w:rsidR="00175F34" w:rsidRPr="009851C4">
          <w:rPr>
            <w:rStyle w:val="Hyperlink"/>
            <w:rFonts w:ascii="Arial" w:hAnsi="Arial" w:cs="Arial"/>
          </w:rPr>
          <w:t>https://github.com/alan-turing-institute/AutisticaCitizenScience</w:t>
        </w:r>
      </w:hyperlink>
      <w:r w:rsidR="00175F34" w:rsidRPr="009851C4">
        <w:rPr>
          <w:rFonts w:ascii="Arial" w:hAnsi="Arial" w:cs="Arial"/>
        </w:rPr>
        <w:t>.</w:t>
      </w:r>
    </w:p>
    <w:p w14:paraId="76AE3927" w14:textId="77777777" w:rsidR="00175F34" w:rsidRPr="009851C4" w:rsidRDefault="00175F34" w:rsidP="00F47AE8">
      <w:pPr>
        <w:spacing w:after="120"/>
        <w:rPr>
          <w:rFonts w:ascii="Arial" w:hAnsi="Arial" w:cs="Arial"/>
        </w:rPr>
      </w:pPr>
      <w:r w:rsidRPr="009851C4">
        <w:rPr>
          <w:rFonts w:ascii="Arial" w:hAnsi="Arial" w:cs="Arial"/>
        </w:rPr>
        <w:t xml:space="preserve">In the google form we ask three questions: </w:t>
      </w:r>
    </w:p>
    <w:p w14:paraId="6129E2BA" w14:textId="77777777" w:rsidR="00175F34" w:rsidRPr="009851C4" w:rsidRDefault="00175F34" w:rsidP="00F47AE8">
      <w:pPr>
        <w:pStyle w:val="ListParagraph"/>
        <w:numPr>
          <w:ilvl w:val="0"/>
          <w:numId w:val="4"/>
        </w:numPr>
        <w:spacing w:after="120"/>
        <w:contextualSpacing w:val="0"/>
        <w:rPr>
          <w:rFonts w:ascii="Arial" w:hAnsi="Arial" w:cs="Arial"/>
        </w:rPr>
      </w:pPr>
      <w:r w:rsidRPr="009851C4">
        <w:rPr>
          <w:rFonts w:ascii="Arial" w:hAnsi="Arial" w:cs="Arial"/>
        </w:rPr>
        <w:t xml:space="preserve">What information would you like us to know about your needs, priorities, desires and concerns for the citizen science platform? </w:t>
      </w:r>
    </w:p>
    <w:p w14:paraId="49B40833" w14:textId="77777777" w:rsidR="00175F34" w:rsidRPr="009851C4" w:rsidRDefault="00175F34" w:rsidP="00F47AE8">
      <w:pPr>
        <w:pStyle w:val="ListParagraph"/>
        <w:numPr>
          <w:ilvl w:val="0"/>
          <w:numId w:val="4"/>
        </w:numPr>
        <w:spacing w:after="120"/>
        <w:contextualSpacing w:val="0"/>
        <w:rPr>
          <w:rFonts w:ascii="Arial" w:hAnsi="Arial" w:cs="Arial"/>
        </w:rPr>
      </w:pPr>
      <w:r w:rsidRPr="009851C4">
        <w:rPr>
          <w:rFonts w:ascii="Arial" w:hAnsi="Arial" w:cs="Arial"/>
        </w:rPr>
        <w:t>Do you have a personal connection to autism?</w:t>
      </w:r>
    </w:p>
    <w:p w14:paraId="430D47E1" w14:textId="60376F41" w:rsidR="00175F34" w:rsidRPr="009851C4" w:rsidRDefault="00175F34" w:rsidP="00F47AE8">
      <w:pPr>
        <w:pStyle w:val="ListParagraph"/>
        <w:numPr>
          <w:ilvl w:val="0"/>
          <w:numId w:val="4"/>
        </w:numPr>
        <w:spacing w:after="120"/>
        <w:contextualSpacing w:val="0"/>
        <w:rPr>
          <w:rFonts w:ascii="Arial" w:hAnsi="Arial" w:cs="Arial"/>
        </w:rPr>
      </w:pPr>
      <w:r w:rsidRPr="009851C4">
        <w:rPr>
          <w:rFonts w:ascii="Arial" w:hAnsi="Arial" w:cs="Arial"/>
        </w:rPr>
        <w:t>Can we use the information you have provided to inform how we design and build the platform?</w:t>
      </w:r>
    </w:p>
    <w:p w14:paraId="3E4ABB33" w14:textId="74CB995B" w:rsidR="00175F34" w:rsidRPr="009851C4" w:rsidRDefault="00175F34" w:rsidP="00F47AE8">
      <w:pPr>
        <w:spacing w:after="120"/>
        <w:rPr>
          <w:rFonts w:ascii="Arial" w:hAnsi="Arial" w:cs="Arial"/>
        </w:rPr>
      </w:pPr>
      <w:r w:rsidRPr="009851C4">
        <w:rPr>
          <w:rFonts w:ascii="Arial" w:hAnsi="Arial" w:cs="Arial"/>
        </w:rPr>
        <w:lastRenderedPageBreak/>
        <w:t xml:space="preserve">All the information you submit online may be made publicly available. You can find more information about what we do with the data you submit online in the attached </w:t>
      </w:r>
      <w:r w:rsidRPr="009851C4">
        <w:rPr>
          <w:rFonts w:ascii="Arial" w:hAnsi="Arial" w:cs="Arial"/>
          <w:b/>
        </w:rPr>
        <w:t>Data Management</w:t>
      </w:r>
      <w:r w:rsidRPr="009851C4">
        <w:rPr>
          <w:rFonts w:ascii="Arial" w:hAnsi="Arial" w:cs="Arial"/>
        </w:rPr>
        <w:t xml:space="preserve"> document.</w:t>
      </w:r>
    </w:p>
    <w:p w14:paraId="4B9E1AF9" w14:textId="77777777" w:rsidR="001B180C" w:rsidRPr="009851C4" w:rsidRDefault="001B180C" w:rsidP="00F47AE8">
      <w:pPr>
        <w:spacing w:after="120"/>
        <w:rPr>
          <w:rStyle w:val="Emphasis"/>
          <w:rFonts w:ascii="Arial" w:hAnsi="Arial" w:cs="Arial"/>
          <w:b/>
          <w:bCs/>
          <w:i w:val="0"/>
          <w:color w:val="171717"/>
          <w:u w:val="single"/>
        </w:rPr>
      </w:pPr>
    </w:p>
    <w:p w14:paraId="0B7D946F" w14:textId="77777777" w:rsidR="001B180C" w:rsidRPr="009851C4" w:rsidRDefault="001B180C" w:rsidP="00F47AE8">
      <w:pPr>
        <w:pStyle w:val="NormalWeb"/>
        <w:shd w:val="clear" w:color="auto" w:fill="FFFFFF"/>
        <w:spacing w:before="0" w:beforeAutospacing="0" w:after="120" w:afterAutospacing="0" w:line="276" w:lineRule="auto"/>
        <w:rPr>
          <w:rFonts w:ascii="Arial" w:hAnsi="Arial" w:cs="Arial"/>
          <w:b/>
          <w:i/>
          <w:color w:val="171717"/>
          <w:sz w:val="22"/>
          <w:szCs w:val="22"/>
          <w:u w:val="single"/>
        </w:rPr>
      </w:pPr>
      <w:r w:rsidRPr="009851C4">
        <w:rPr>
          <w:rStyle w:val="Emphasis"/>
          <w:rFonts w:ascii="Arial" w:hAnsi="Arial" w:cs="Arial"/>
          <w:b/>
          <w:bCs/>
          <w:i w:val="0"/>
          <w:color w:val="171717"/>
          <w:sz w:val="22"/>
          <w:szCs w:val="22"/>
          <w:u w:val="single"/>
        </w:rPr>
        <w:t>Will my taking part in this project be kept confidential?</w:t>
      </w:r>
    </w:p>
    <w:p w14:paraId="6BB40EDC" w14:textId="77777777" w:rsidR="001B180C" w:rsidRPr="009851C4" w:rsidRDefault="001B180C" w:rsidP="00F47AE8">
      <w:pPr>
        <w:spacing w:after="120"/>
        <w:rPr>
          <w:rFonts w:ascii="Arial" w:hAnsi="Arial" w:cs="Arial"/>
        </w:rPr>
      </w:pPr>
      <w:r w:rsidRPr="009851C4">
        <w:rPr>
          <w:rFonts w:ascii="Arial" w:hAnsi="Arial" w:cs="Arial"/>
        </w:rPr>
        <w:t xml:space="preserve">Yes. Only anonymous information will be made public by the research team. You can find more information about what we do with your data in the attached </w:t>
      </w:r>
      <w:r w:rsidRPr="009851C4">
        <w:rPr>
          <w:rFonts w:ascii="Arial" w:hAnsi="Arial" w:cs="Arial"/>
          <w:b/>
        </w:rPr>
        <w:t>Data Management</w:t>
      </w:r>
      <w:r w:rsidRPr="009851C4">
        <w:rPr>
          <w:rFonts w:ascii="Arial" w:hAnsi="Arial" w:cs="Arial"/>
        </w:rPr>
        <w:t xml:space="preserve"> document.</w:t>
      </w:r>
    </w:p>
    <w:p w14:paraId="75AAF206" w14:textId="4C5C0226" w:rsidR="001B180C" w:rsidRPr="009851C4" w:rsidRDefault="001B180C" w:rsidP="00F47AE8">
      <w:pPr>
        <w:spacing w:after="120"/>
        <w:rPr>
          <w:rFonts w:ascii="Arial" w:hAnsi="Arial" w:cs="Arial"/>
        </w:rPr>
      </w:pPr>
      <w:r w:rsidRPr="009851C4">
        <w:rPr>
          <w:rFonts w:ascii="Arial" w:hAnsi="Arial" w:cs="Arial"/>
        </w:rPr>
        <w:t xml:space="preserve">If you would like to be identified as the contributor, please see the </w:t>
      </w:r>
      <w:r w:rsidRPr="009851C4">
        <w:rPr>
          <w:rFonts w:ascii="Arial" w:hAnsi="Arial" w:cs="Arial"/>
          <w:b/>
        </w:rPr>
        <w:t>p</w:t>
      </w:r>
      <w:r w:rsidRPr="009851C4">
        <w:rPr>
          <w:rFonts w:ascii="Arial" w:hAnsi="Arial" w:cs="Arial"/>
          <w:b/>
          <w:bCs/>
        </w:rPr>
        <w:t>rocess for acknowledging contributors</w:t>
      </w:r>
      <w:r w:rsidRPr="009851C4">
        <w:rPr>
          <w:rFonts w:ascii="Arial" w:hAnsi="Arial" w:cs="Arial"/>
        </w:rPr>
        <w:t xml:space="preserve"> section in the attached </w:t>
      </w:r>
      <w:r w:rsidRPr="009851C4">
        <w:rPr>
          <w:rFonts w:ascii="Arial" w:hAnsi="Arial" w:cs="Arial"/>
          <w:b/>
        </w:rPr>
        <w:t>Building a Safe and Valued Community</w:t>
      </w:r>
      <w:r w:rsidRPr="009851C4">
        <w:rPr>
          <w:rFonts w:ascii="Arial" w:hAnsi="Arial" w:cs="Arial"/>
        </w:rPr>
        <w:t xml:space="preserve"> document.</w:t>
      </w:r>
    </w:p>
    <w:p w14:paraId="00CB58D4" w14:textId="2B05CD91" w:rsidR="00287098" w:rsidRPr="009851C4" w:rsidRDefault="00287098" w:rsidP="00F47AE8">
      <w:pPr>
        <w:spacing w:after="120"/>
        <w:rPr>
          <w:rFonts w:ascii="Arial" w:hAnsi="Arial" w:cs="Arial"/>
        </w:rPr>
      </w:pPr>
      <w:r w:rsidRPr="009851C4">
        <w:rPr>
          <w:rFonts w:ascii="Arial" w:hAnsi="Arial" w:cs="Arial"/>
        </w:rPr>
        <w:t xml:space="preserve">General information about how the University of Cambridge uses personal data can be found at </w:t>
      </w:r>
      <w:hyperlink r:id="rId13" w:history="1">
        <w:r w:rsidRPr="009851C4">
          <w:rPr>
            <w:rStyle w:val="Hyperlink"/>
            <w:rFonts w:ascii="Arial" w:hAnsi="Arial" w:cs="Arial"/>
          </w:rPr>
          <w:t>https://www.information-compliance.admin.cam.ac.uk/data-protection/research-participant-data</w:t>
        </w:r>
      </w:hyperlink>
      <w:r w:rsidRPr="009851C4">
        <w:rPr>
          <w:rFonts w:ascii="Arial" w:hAnsi="Arial" w:cs="Arial"/>
        </w:rPr>
        <w:t>.</w:t>
      </w:r>
    </w:p>
    <w:p w14:paraId="5D396695" w14:textId="77777777" w:rsidR="00287098" w:rsidRPr="009851C4" w:rsidRDefault="00287098" w:rsidP="00F47AE8">
      <w:pPr>
        <w:spacing w:after="120"/>
        <w:rPr>
          <w:rStyle w:val="Emphasis"/>
          <w:rFonts w:ascii="Arial" w:hAnsi="Arial" w:cs="Arial"/>
          <w:b/>
          <w:bCs/>
          <w:i w:val="0"/>
          <w:color w:val="171717"/>
          <w:u w:val="single"/>
        </w:rPr>
      </w:pPr>
    </w:p>
    <w:p w14:paraId="21AEFEDD" w14:textId="716C5B38" w:rsidR="00D41C77" w:rsidRPr="009851C4" w:rsidDel="00771BD7" w:rsidRDefault="00D41C77" w:rsidP="00F47AE8">
      <w:pPr>
        <w:spacing w:after="120"/>
        <w:rPr>
          <w:del w:id="48" w:author="Georgia Aitkenhead" w:date="2019-07-12T13:20:00Z"/>
          <w:rFonts w:ascii="Arial" w:hAnsi="Arial" w:cs="Arial"/>
        </w:rPr>
      </w:pPr>
      <w:r w:rsidRPr="009851C4">
        <w:rPr>
          <w:rStyle w:val="Emphasis"/>
          <w:rFonts w:ascii="Arial" w:hAnsi="Arial" w:cs="Arial"/>
          <w:b/>
          <w:bCs/>
          <w:i w:val="0"/>
          <w:color w:val="171717"/>
          <w:u w:val="single"/>
        </w:rPr>
        <w:t>What are the possible benefits of taking part?</w:t>
      </w:r>
    </w:p>
    <w:p w14:paraId="55F5DAF9" w14:textId="45C9E316" w:rsidR="00771BD7" w:rsidRDefault="00D41C77" w:rsidP="00F47AE8">
      <w:pPr>
        <w:spacing w:after="120"/>
        <w:rPr>
          <w:ins w:id="49" w:author="Georgia Aitkenhead" w:date="2019-07-12T13:18:00Z"/>
          <w:rFonts w:ascii="Arial" w:hAnsi="Arial" w:cs="Arial"/>
        </w:rPr>
      </w:pPr>
      <w:del w:id="50" w:author="Georgia Aitkenhead" w:date="2019-07-12T13:20:00Z">
        <w:r w:rsidRPr="009851C4" w:rsidDel="00771BD7">
          <w:rPr>
            <w:rFonts w:ascii="Arial" w:hAnsi="Arial" w:cs="Arial"/>
          </w:rPr>
          <w:delText>By taking part, you will be able to directly influence the research process and elements of the design of the platform itself so that they can be better suited to your needs.</w:delText>
        </w:r>
      </w:del>
    </w:p>
    <w:p w14:paraId="1605F015" w14:textId="347B9EAC" w:rsidR="00771BD7" w:rsidRDefault="00771BD7" w:rsidP="00F47AE8">
      <w:pPr>
        <w:spacing w:after="120"/>
        <w:rPr>
          <w:ins w:id="51" w:author="Georgia Aitkenhead" w:date="2019-07-12T13:20:00Z"/>
          <w:rFonts w:ascii="Arial" w:hAnsi="Arial" w:cs="Arial"/>
        </w:rPr>
      </w:pPr>
      <w:commentRangeStart w:id="52"/>
      <w:ins w:id="53" w:author="Georgia Aitkenhead" w:date="2019-07-12T13:18:00Z">
        <w:r>
          <w:rPr>
            <w:rFonts w:ascii="Arial" w:hAnsi="Arial" w:cs="Arial"/>
          </w:rPr>
          <w:t xml:space="preserve">You will be </w:t>
        </w:r>
      </w:ins>
      <w:ins w:id="54" w:author="Georgia Aitkenhead" w:date="2019-07-12T13:19:00Z">
        <w:r>
          <w:rPr>
            <w:rFonts w:ascii="Arial" w:hAnsi="Arial" w:cs="Arial"/>
          </w:rPr>
          <w:t xml:space="preserve">taking part in the </w:t>
        </w:r>
        <w:r w:rsidRPr="00C241D8">
          <w:rPr>
            <w:rFonts w:ascii="Arial" w:hAnsi="Arial" w:cs="Arial"/>
            <w:b/>
            <w:bCs/>
            <w:rPrChange w:id="55" w:author="Georgia Aitkenhead" w:date="2019-07-12T13:23:00Z">
              <w:rPr>
                <w:rFonts w:ascii="Arial" w:hAnsi="Arial" w:cs="Arial"/>
              </w:rPr>
            </w:rPrChange>
          </w:rPr>
          <w:t>first stage of the project</w:t>
        </w:r>
        <w:r>
          <w:rPr>
            <w:rFonts w:ascii="Arial" w:hAnsi="Arial" w:cs="Arial"/>
          </w:rPr>
          <w:t>, in which we will consult with you on how to best design the platform</w:t>
        </w:r>
      </w:ins>
      <w:ins w:id="56" w:author="Georgia Aitkenhead" w:date="2019-07-12T13:20:00Z">
        <w:r>
          <w:rPr>
            <w:rFonts w:ascii="Arial" w:hAnsi="Arial" w:cs="Arial"/>
          </w:rPr>
          <w:t xml:space="preserve"> to collect data</w:t>
        </w:r>
      </w:ins>
      <w:ins w:id="57" w:author="Georgia Aitkenhead" w:date="2019-07-12T13:19:00Z">
        <w:r>
          <w:rPr>
            <w:rFonts w:ascii="Arial" w:hAnsi="Arial" w:cs="Arial"/>
          </w:rPr>
          <w:t xml:space="preserve"> and conduct the project going forwards. </w:t>
        </w:r>
      </w:ins>
      <w:ins w:id="58" w:author="Georgia Aitkenhead" w:date="2019-07-12T13:20:00Z">
        <w:r>
          <w:rPr>
            <w:rFonts w:ascii="Arial" w:hAnsi="Arial" w:cs="Arial"/>
          </w:rPr>
          <w:t xml:space="preserve">We will only begin to collect data on sensory processing using the platform when it </w:t>
        </w:r>
      </w:ins>
      <w:ins w:id="59" w:author="Georgia Aitkenhead" w:date="2019-07-12T13:21:00Z">
        <w:r>
          <w:rPr>
            <w:rFonts w:ascii="Arial" w:hAnsi="Arial" w:cs="Arial"/>
          </w:rPr>
          <w:t xml:space="preserve">has been publicly launched, which we expect to be in January 2020. </w:t>
        </w:r>
      </w:ins>
    </w:p>
    <w:p w14:paraId="0A2F6E3A" w14:textId="58A465A2" w:rsidR="00771BD7" w:rsidRDefault="00771BD7" w:rsidP="00F47AE8">
      <w:pPr>
        <w:spacing w:after="120"/>
        <w:rPr>
          <w:ins w:id="60" w:author="Georgia Aitkenhead" w:date="2019-07-12T13:20:00Z"/>
          <w:rFonts w:ascii="Arial" w:hAnsi="Arial" w:cs="Arial"/>
        </w:rPr>
      </w:pPr>
    </w:p>
    <w:p w14:paraId="35DBEB64" w14:textId="0E860E55" w:rsidR="00771BD7" w:rsidRPr="009851C4" w:rsidRDefault="00771BD7" w:rsidP="00F47AE8">
      <w:pPr>
        <w:spacing w:after="120"/>
        <w:rPr>
          <w:rFonts w:ascii="Arial" w:hAnsi="Arial" w:cs="Arial"/>
        </w:rPr>
      </w:pPr>
      <w:ins w:id="61" w:author="Georgia Aitkenhead" w:date="2019-07-12T13:20:00Z">
        <w:r w:rsidRPr="009851C4">
          <w:rPr>
            <w:rFonts w:ascii="Arial" w:hAnsi="Arial" w:cs="Arial"/>
          </w:rPr>
          <w:t>By taking part, you will be able to directly influence the research process and elements of the design of the platform itself so that they can be better suited to your needs</w:t>
        </w:r>
      </w:ins>
      <w:commentRangeEnd w:id="52"/>
      <w:ins w:id="62" w:author="Georgia Aitkenhead" w:date="2019-07-12T13:21:00Z">
        <w:r>
          <w:rPr>
            <w:rStyle w:val="CommentReference"/>
          </w:rPr>
          <w:commentReference w:id="52"/>
        </w:r>
      </w:ins>
      <w:ins w:id="63" w:author="Georgia Aitkenhead" w:date="2019-07-12T13:20:00Z">
        <w:r w:rsidRPr="009851C4">
          <w:rPr>
            <w:rFonts w:ascii="Arial" w:hAnsi="Arial" w:cs="Arial"/>
          </w:rPr>
          <w:t>.</w:t>
        </w:r>
      </w:ins>
      <w:ins w:id="64" w:author="Georgia Aitkenhead" w:date="2019-07-12T13:24:00Z">
        <w:r w:rsidR="00C241D8">
          <w:rPr>
            <w:rFonts w:ascii="Arial" w:hAnsi="Arial" w:cs="Arial"/>
          </w:rPr>
          <w:t xml:space="preserve"> You will also be able to influence the participatory science framework, which lays out best practice for conducting scientific research </w:t>
        </w:r>
        <w:r w:rsidR="002A0C0B">
          <w:rPr>
            <w:rFonts w:ascii="Arial" w:hAnsi="Arial" w:cs="Arial"/>
          </w:rPr>
          <w:t>in a participatory wa</w:t>
        </w:r>
      </w:ins>
      <w:ins w:id="65" w:author="Georgia Aitkenhead" w:date="2019-07-12T13:25:00Z">
        <w:r w:rsidR="002A0C0B">
          <w:rPr>
            <w:rFonts w:ascii="Arial" w:hAnsi="Arial" w:cs="Arial"/>
          </w:rPr>
          <w:t xml:space="preserve">y, and </w:t>
        </w:r>
      </w:ins>
      <w:ins w:id="66" w:author="Georgia Aitkenhead" w:date="2019-07-13T14:37:00Z">
        <w:r w:rsidR="004138FE">
          <w:rPr>
            <w:rFonts w:ascii="Arial" w:hAnsi="Arial" w:cs="Arial"/>
          </w:rPr>
          <w:t xml:space="preserve">which </w:t>
        </w:r>
      </w:ins>
      <w:ins w:id="67" w:author="Georgia Aitkenhead" w:date="2019-07-12T13:25:00Z">
        <w:r w:rsidR="002A0C0B">
          <w:rPr>
            <w:rFonts w:ascii="Arial" w:hAnsi="Arial" w:cs="Arial"/>
          </w:rPr>
          <w:t xml:space="preserve">could </w:t>
        </w:r>
      </w:ins>
      <w:ins w:id="68" w:author="Georgia Aitkenhead" w:date="2019-07-13T14:37:00Z">
        <w:r w:rsidR="004138FE">
          <w:rPr>
            <w:rFonts w:ascii="Arial" w:hAnsi="Arial" w:cs="Arial"/>
          </w:rPr>
          <w:t>influence how</w:t>
        </w:r>
      </w:ins>
      <w:ins w:id="69" w:author="Georgia Aitkenhead" w:date="2019-07-12T13:25:00Z">
        <w:r w:rsidR="002A0C0B">
          <w:rPr>
            <w:rFonts w:ascii="Arial" w:hAnsi="Arial" w:cs="Arial"/>
          </w:rPr>
          <w:t xml:space="preserve"> other studies</w:t>
        </w:r>
      </w:ins>
      <w:ins w:id="70" w:author="Georgia Aitkenhead" w:date="2019-07-13T14:37:00Z">
        <w:r w:rsidR="004138FE">
          <w:rPr>
            <w:rFonts w:ascii="Arial" w:hAnsi="Arial" w:cs="Arial"/>
          </w:rPr>
          <w:t xml:space="preserve"> are conducted</w:t>
        </w:r>
      </w:ins>
      <w:ins w:id="71" w:author="Georgia Aitkenhead" w:date="2019-07-12T13:25:00Z">
        <w:r w:rsidR="002A0C0B">
          <w:rPr>
            <w:rFonts w:ascii="Arial" w:hAnsi="Arial" w:cs="Arial"/>
          </w:rPr>
          <w:t xml:space="preserve">. </w:t>
        </w:r>
      </w:ins>
    </w:p>
    <w:p w14:paraId="412CAB83" w14:textId="77777777" w:rsidR="00287098" w:rsidRPr="009851C4" w:rsidRDefault="00287098" w:rsidP="00F47AE8">
      <w:pPr>
        <w:spacing w:after="120"/>
        <w:rPr>
          <w:rFonts w:ascii="Arial" w:hAnsi="Arial" w:cs="Arial"/>
        </w:rPr>
      </w:pPr>
    </w:p>
    <w:p w14:paraId="1DF249DC" w14:textId="77777777" w:rsidR="00046448" w:rsidRPr="009851C4" w:rsidRDefault="00046448" w:rsidP="00F47AE8">
      <w:pPr>
        <w:spacing w:after="120"/>
        <w:rPr>
          <w:rFonts w:ascii="Arial" w:hAnsi="Arial" w:cs="Arial"/>
          <w:i/>
        </w:rPr>
      </w:pPr>
      <w:r w:rsidRPr="009851C4">
        <w:rPr>
          <w:rStyle w:val="Emphasis"/>
          <w:rFonts w:ascii="Arial" w:hAnsi="Arial" w:cs="Arial"/>
          <w:b/>
          <w:bCs/>
          <w:i w:val="0"/>
          <w:color w:val="171717"/>
          <w:u w:val="single"/>
        </w:rPr>
        <w:t>Are there possible disadvantages and/or risks in taking part?</w:t>
      </w:r>
    </w:p>
    <w:p w14:paraId="147CB37D" w14:textId="0FE8BA55" w:rsidR="00192C84" w:rsidRPr="009851C4" w:rsidRDefault="001D783B" w:rsidP="00F47AE8">
      <w:pPr>
        <w:spacing w:after="120"/>
        <w:rPr>
          <w:rFonts w:ascii="Arial" w:hAnsi="Arial" w:cs="Arial"/>
          <w:b/>
        </w:rPr>
      </w:pPr>
      <w:r w:rsidRPr="009851C4">
        <w:rPr>
          <w:rFonts w:ascii="Arial" w:hAnsi="Arial" w:cs="Arial"/>
        </w:rPr>
        <w:t xml:space="preserve">Our goal is to learn from autistic people’s experiences of challenges they have navigating environments that were not designed by or for autistic people. You may find it stressful or upsetting to remember and share these difficult experiences. It may also be stressful to hear others share their stories. </w:t>
      </w:r>
      <w:r w:rsidRPr="009851C4">
        <w:rPr>
          <w:rFonts w:ascii="Arial" w:hAnsi="Arial" w:cs="Arial"/>
          <w:b/>
        </w:rPr>
        <w:t>If you do not wish to participate in any parts of the discussion, you do not have to.</w:t>
      </w:r>
    </w:p>
    <w:p w14:paraId="6E4103ED" w14:textId="21601343" w:rsidR="00192C84" w:rsidRPr="009851C4" w:rsidRDefault="00192C84" w:rsidP="00F47AE8">
      <w:pPr>
        <w:spacing w:after="120"/>
        <w:rPr>
          <w:rFonts w:ascii="Arial" w:hAnsi="Arial" w:cs="Arial"/>
        </w:rPr>
      </w:pPr>
      <w:r w:rsidRPr="009851C4">
        <w:rPr>
          <w:rFonts w:ascii="Arial" w:hAnsi="Arial" w:cs="Arial"/>
        </w:rPr>
        <w:t xml:space="preserve">We have a code of conduct that applies </w:t>
      </w:r>
      <w:r w:rsidR="00A62983" w:rsidRPr="009851C4">
        <w:rPr>
          <w:rFonts w:ascii="Arial" w:hAnsi="Arial" w:cs="Arial"/>
        </w:rPr>
        <w:t xml:space="preserve">to all online and in person interactions during the project. You can read it </w:t>
      </w:r>
      <w:hyperlink r:id="rId14" w:history="1">
        <w:r w:rsidR="00A62983" w:rsidRPr="009851C4">
          <w:rPr>
            <w:rStyle w:val="Hyperlink"/>
            <w:rFonts w:ascii="Arial" w:hAnsi="Arial" w:cs="Arial"/>
          </w:rPr>
          <w:t>online</w:t>
        </w:r>
      </w:hyperlink>
      <w:r w:rsidR="00A62983" w:rsidRPr="009851C4">
        <w:rPr>
          <w:rFonts w:ascii="Arial" w:hAnsi="Arial" w:cs="Arial"/>
        </w:rPr>
        <w:t xml:space="preserve"> or in the attached </w:t>
      </w:r>
      <w:r w:rsidR="00A62983" w:rsidRPr="009851C4">
        <w:rPr>
          <w:rFonts w:ascii="Arial" w:hAnsi="Arial" w:cs="Arial"/>
          <w:b/>
        </w:rPr>
        <w:t>Code of Conduct</w:t>
      </w:r>
      <w:r w:rsidR="00A62983" w:rsidRPr="009851C4">
        <w:rPr>
          <w:rFonts w:ascii="Arial" w:hAnsi="Arial" w:cs="Arial"/>
        </w:rPr>
        <w:t xml:space="preserve"> document.</w:t>
      </w:r>
      <w:r w:rsidR="001B180C" w:rsidRPr="009851C4">
        <w:rPr>
          <w:rFonts w:ascii="Arial" w:hAnsi="Arial" w:cs="Arial"/>
        </w:rPr>
        <w:t xml:space="preserve"> We are committed to ensuring that every member of our community is treated with respect. You can read more about our values in the attached </w:t>
      </w:r>
      <w:r w:rsidR="001B180C" w:rsidRPr="009851C4">
        <w:rPr>
          <w:rFonts w:ascii="Arial" w:hAnsi="Arial" w:cs="Arial"/>
          <w:b/>
        </w:rPr>
        <w:t>Values and Outcomes</w:t>
      </w:r>
      <w:r w:rsidR="001B180C" w:rsidRPr="009851C4">
        <w:rPr>
          <w:rFonts w:ascii="Arial" w:hAnsi="Arial" w:cs="Arial"/>
        </w:rPr>
        <w:t xml:space="preserve"> document.</w:t>
      </w:r>
    </w:p>
    <w:p w14:paraId="6B7769A6" w14:textId="77777777" w:rsidR="00745B4E" w:rsidRPr="009851C4" w:rsidRDefault="00745B4E" w:rsidP="00F47AE8">
      <w:pPr>
        <w:spacing w:after="120"/>
        <w:rPr>
          <w:rFonts w:ascii="Arial" w:hAnsi="Arial" w:cs="Arial"/>
          <w:i/>
        </w:rPr>
      </w:pPr>
    </w:p>
    <w:p w14:paraId="547745CF" w14:textId="02149A7D" w:rsidR="00192C84" w:rsidRPr="009851C4" w:rsidRDefault="00192C84" w:rsidP="00F47AE8">
      <w:pPr>
        <w:spacing w:after="120"/>
        <w:rPr>
          <w:rFonts w:ascii="Arial" w:hAnsi="Arial" w:cs="Arial"/>
          <w:i/>
        </w:rPr>
      </w:pPr>
      <w:r w:rsidRPr="009851C4">
        <w:rPr>
          <w:rFonts w:ascii="Arial" w:hAnsi="Arial" w:cs="Arial"/>
          <w:i/>
        </w:rPr>
        <w:t>In person</w:t>
      </w:r>
    </w:p>
    <w:p w14:paraId="1DC45330" w14:textId="35428864" w:rsidR="00BC31B5" w:rsidRPr="009851C4" w:rsidRDefault="001D783B" w:rsidP="00F47AE8">
      <w:pPr>
        <w:spacing w:after="120"/>
        <w:rPr>
          <w:rFonts w:ascii="Arial" w:hAnsi="Arial" w:cs="Arial"/>
        </w:rPr>
      </w:pPr>
      <w:r w:rsidRPr="009851C4">
        <w:rPr>
          <w:rFonts w:ascii="Arial" w:hAnsi="Arial" w:cs="Arial"/>
        </w:rPr>
        <w:lastRenderedPageBreak/>
        <w:t>You may also find it hard to attend an in-person discussion session</w:t>
      </w:r>
      <w:r w:rsidR="00BC31B5" w:rsidRPr="009851C4">
        <w:rPr>
          <w:rFonts w:ascii="Arial" w:hAnsi="Arial" w:cs="Arial"/>
        </w:rPr>
        <w:t xml:space="preserve">. </w:t>
      </w:r>
      <w:r w:rsidRPr="009851C4">
        <w:rPr>
          <w:rFonts w:ascii="Arial" w:hAnsi="Arial" w:cs="Arial"/>
        </w:rPr>
        <w:t xml:space="preserve">Some participants find the rooms noisy, too bright or distracting. </w:t>
      </w:r>
      <w:r w:rsidR="00BC31B5" w:rsidRPr="009851C4">
        <w:rPr>
          <w:rFonts w:ascii="Arial" w:hAnsi="Arial" w:cs="Arial"/>
        </w:rPr>
        <w:t>We will have multiple facilitators available to ensure all participants’ needs are met – such as providing you with additional food or water, a quiet space to decompress, or access to the bathroom. We will adjust light and sound levels as requested by the participants to ensure you are comfortable during the session.</w:t>
      </w:r>
    </w:p>
    <w:p w14:paraId="19A8B512" w14:textId="68C0941C" w:rsidR="00BC31B5" w:rsidRPr="009851C4" w:rsidRDefault="00BC31B5" w:rsidP="00F47AE8">
      <w:pPr>
        <w:spacing w:after="120"/>
        <w:rPr>
          <w:rFonts w:ascii="Arial" w:hAnsi="Arial" w:cs="Arial"/>
        </w:rPr>
      </w:pPr>
      <w:r w:rsidRPr="009851C4">
        <w:rPr>
          <w:rFonts w:ascii="Arial" w:hAnsi="Arial" w:cs="Arial"/>
          <w:b/>
        </w:rPr>
        <w:t xml:space="preserve">You can leave the room – and the </w:t>
      </w:r>
      <w:r w:rsidR="001D783B" w:rsidRPr="009851C4">
        <w:rPr>
          <w:rFonts w:ascii="Arial" w:hAnsi="Arial" w:cs="Arial"/>
          <w:b/>
        </w:rPr>
        <w:t xml:space="preserve">discussion session </w:t>
      </w:r>
      <w:r w:rsidRPr="009851C4">
        <w:rPr>
          <w:rFonts w:ascii="Arial" w:hAnsi="Arial" w:cs="Arial"/>
          <w:b/>
        </w:rPr>
        <w:t>itself – at any time without giving a justification.</w:t>
      </w:r>
      <w:r w:rsidR="001D783B" w:rsidRPr="009851C4">
        <w:rPr>
          <w:rFonts w:ascii="Arial" w:hAnsi="Arial" w:cs="Arial"/>
        </w:rPr>
        <w:t xml:space="preserve"> You will still be paid for your time and travel expenses.</w:t>
      </w:r>
    </w:p>
    <w:p w14:paraId="086D0A30" w14:textId="77777777" w:rsidR="00464E90" w:rsidRPr="009851C4" w:rsidRDefault="00464E90" w:rsidP="00F47AE8">
      <w:pPr>
        <w:spacing w:after="120"/>
        <w:rPr>
          <w:rFonts w:ascii="Arial" w:hAnsi="Arial" w:cs="Arial"/>
          <w:color w:val="171717"/>
        </w:rPr>
      </w:pPr>
    </w:p>
    <w:p w14:paraId="2D9215DB" w14:textId="04415BE1" w:rsidR="00046448" w:rsidRPr="009851C4" w:rsidRDefault="00046448" w:rsidP="00F47AE8">
      <w:pPr>
        <w:pStyle w:val="NormalWeb"/>
        <w:shd w:val="clear" w:color="auto" w:fill="FFFFFF"/>
        <w:spacing w:before="0" w:beforeAutospacing="0" w:after="120" w:afterAutospacing="0" w:line="276" w:lineRule="auto"/>
        <w:rPr>
          <w:rFonts w:ascii="Arial" w:hAnsi="Arial" w:cs="Arial"/>
          <w:b/>
          <w:i/>
          <w:color w:val="171717"/>
          <w:sz w:val="22"/>
          <w:szCs w:val="22"/>
          <w:u w:val="single"/>
        </w:rPr>
      </w:pPr>
      <w:r w:rsidRPr="009851C4">
        <w:rPr>
          <w:rStyle w:val="Emphasis"/>
          <w:rFonts w:ascii="Arial" w:hAnsi="Arial" w:cs="Arial"/>
          <w:b/>
          <w:bCs/>
          <w:i w:val="0"/>
          <w:color w:val="171717"/>
          <w:sz w:val="22"/>
          <w:szCs w:val="22"/>
          <w:u w:val="single"/>
        </w:rPr>
        <w:t>Who is organising and funding the research?</w:t>
      </w:r>
    </w:p>
    <w:p w14:paraId="23F04BAA" w14:textId="79F5CB7B" w:rsidR="009F17AC" w:rsidRPr="009851C4" w:rsidRDefault="009F17AC" w:rsidP="00F47AE8">
      <w:pPr>
        <w:spacing w:after="120"/>
        <w:rPr>
          <w:rFonts w:ascii="Arial" w:hAnsi="Arial" w:cs="Arial"/>
        </w:rPr>
      </w:pPr>
      <w:r w:rsidRPr="009851C4">
        <w:rPr>
          <w:rFonts w:ascii="Arial" w:hAnsi="Arial" w:cs="Arial"/>
        </w:rPr>
        <w:t xml:space="preserve">The </w:t>
      </w:r>
      <w:r w:rsidR="001B180C" w:rsidRPr="009851C4">
        <w:rPr>
          <w:rFonts w:ascii="Arial" w:hAnsi="Arial" w:cs="Arial"/>
        </w:rPr>
        <w:t xml:space="preserve">study is funded </w:t>
      </w:r>
      <w:r w:rsidRPr="009851C4">
        <w:rPr>
          <w:rFonts w:ascii="Arial" w:hAnsi="Arial" w:cs="Arial"/>
        </w:rPr>
        <w:t xml:space="preserve">by Autistica </w:t>
      </w:r>
      <w:r w:rsidR="001B180C" w:rsidRPr="009851C4">
        <w:rPr>
          <w:rFonts w:ascii="Arial" w:hAnsi="Arial" w:cs="Arial"/>
        </w:rPr>
        <w:t xml:space="preserve">and the </w:t>
      </w:r>
      <w:r w:rsidRPr="009851C4">
        <w:rPr>
          <w:rFonts w:ascii="Arial" w:hAnsi="Arial" w:cs="Arial"/>
        </w:rPr>
        <w:t>Alan Turing Institute</w:t>
      </w:r>
      <w:r w:rsidR="001B180C" w:rsidRPr="009851C4">
        <w:rPr>
          <w:rFonts w:ascii="Arial" w:hAnsi="Arial" w:cs="Arial"/>
        </w:rPr>
        <w:t xml:space="preserve">. The lead investigator is Dr Kirstie Whitaker. </w:t>
      </w:r>
    </w:p>
    <w:p w14:paraId="0A8CDD68" w14:textId="59169FF8" w:rsidR="00464E90" w:rsidRPr="009851C4" w:rsidRDefault="00464E90" w:rsidP="00F47AE8">
      <w:pPr>
        <w:spacing w:after="120"/>
        <w:rPr>
          <w:rStyle w:val="Emphasis"/>
          <w:rFonts w:ascii="Arial" w:hAnsi="Arial" w:cs="Arial"/>
          <w:b/>
          <w:bCs/>
          <w:color w:val="171717"/>
        </w:rPr>
      </w:pPr>
    </w:p>
    <w:p w14:paraId="5403C7FB" w14:textId="5F42EBD8" w:rsidR="00464E90" w:rsidRPr="009851C4" w:rsidRDefault="00464E90" w:rsidP="00F47AE8">
      <w:pPr>
        <w:spacing w:after="120"/>
        <w:rPr>
          <w:rStyle w:val="Emphasis"/>
          <w:rFonts w:ascii="Arial" w:hAnsi="Arial" w:cs="Arial"/>
          <w:b/>
          <w:bCs/>
          <w:i w:val="0"/>
          <w:color w:val="171717"/>
          <w:u w:val="single"/>
        </w:rPr>
      </w:pPr>
      <w:r w:rsidRPr="009851C4">
        <w:rPr>
          <w:rStyle w:val="Emphasis"/>
          <w:rFonts w:ascii="Arial" w:hAnsi="Arial" w:cs="Arial"/>
          <w:b/>
          <w:bCs/>
          <w:i w:val="0"/>
          <w:color w:val="171717"/>
          <w:u w:val="single"/>
        </w:rPr>
        <w:t>Ethical review of the study</w:t>
      </w:r>
    </w:p>
    <w:p w14:paraId="7DBE2505" w14:textId="64200298" w:rsidR="00046448" w:rsidRPr="009851C4" w:rsidRDefault="00046448" w:rsidP="00F47AE8">
      <w:pPr>
        <w:spacing w:after="120"/>
        <w:rPr>
          <w:rFonts w:ascii="Arial" w:hAnsi="Arial" w:cs="Arial"/>
          <w:i/>
          <w:color w:val="171717"/>
        </w:rPr>
      </w:pPr>
      <w:r w:rsidRPr="009851C4">
        <w:rPr>
          <w:rStyle w:val="Emphasis"/>
          <w:rFonts w:ascii="Arial" w:hAnsi="Arial" w:cs="Arial"/>
          <w:i w:val="0"/>
          <w:color w:val="171717"/>
        </w:rPr>
        <w:t>The project has been reviewed by the University of Cambridge Psychology Research Ethics Committee.</w:t>
      </w:r>
    </w:p>
    <w:p w14:paraId="3B214961" w14:textId="77777777" w:rsidR="00464E90" w:rsidRPr="009851C4" w:rsidRDefault="00464E90" w:rsidP="00F47AE8">
      <w:pPr>
        <w:spacing w:after="120"/>
        <w:rPr>
          <w:rStyle w:val="Emphasis"/>
          <w:rFonts w:ascii="Arial" w:hAnsi="Arial" w:cs="Arial"/>
          <w:b/>
          <w:bCs/>
          <w:color w:val="171717"/>
        </w:rPr>
      </w:pPr>
    </w:p>
    <w:p w14:paraId="029F27E2" w14:textId="255EA65F" w:rsidR="00046448" w:rsidRPr="009851C4" w:rsidRDefault="00046448" w:rsidP="00F47AE8">
      <w:pPr>
        <w:spacing w:after="120"/>
        <w:rPr>
          <w:rFonts w:ascii="Arial" w:hAnsi="Arial" w:cs="Arial"/>
          <w:b/>
          <w:i/>
          <w:color w:val="171717"/>
          <w:u w:val="single"/>
        </w:rPr>
      </w:pPr>
      <w:r w:rsidRPr="009851C4">
        <w:rPr>
          <w:rStyle w:val="Emphasis"/>
          <w:rFonts w:ascii="Arial" w:hAnsi="Arial" w:cs="Arial"/>
          <w:b/>
          <w:bCs/>
          <w:i w:val="0"/>
          <w:color w:val="171717"/>
          <w:u w:val="single"/>
        </w:rPr>
        <w:t>Contact for further information</w:t>
      </w:r>
    </w:p>
    <w:p w14:paraId="110040A0" w14:textId="22EB8BFA" w:rsidR="001B180C" w:rsidRPr="009851C4" w:rsidRDefault="009F17AC" w:rsidP="00F47AE8">
      <w:pPr>
        <w:spacing w:after="120"/>
        <w:rPr>
          <w:rFonts w:ascii="Arial" w:hAnsi="Arial" w:cs="Arial"/>
          <w:color w:val="171717"/>
        </w:rPr>
      </w:pPr>
      <w:r w:rsidRPr="009851C4">
        <w:rPr>
          <w:rFonts w:ascii="Arial" w:hAnsi="Arial" w:cs="Arial"/>
          <w:color w:val="171717"/>
        </w:rPr>
        <w:t xml:space="preserve">You can contact Dr. Kirstie Whitaker </w:t>
      </w:r>
      <w:r w:rsidR="004407D8" w:rsidRPr="009851C4">
        <w:rPr>
          <w:rFonts w:ascii="Arial" w:hAnsi="Arial" w:cs="Arial"/>
          <w:color w:val="171717"/>
        </w:rPr>
        <w:t xml:space="preserve">by email at </w:t>
      </w:r>
      <w:hyperlink r:id="rId15" w:history="1">
        <w:r w:rsidR="00F11A5C" w:rsidRPr="009851C4">
          <w:rPr>
            <w:rStyle w:val="Hyperlink"/>
            <w:rFonts w:ascii="Arial" w:hAnsi="Arial" w:cs="Arial"/>
          </w:rPr>
          <w:t>kwhitaker@turing.ac.uk</w:t>
        </w:r>
      </w:hyperlink>
      <w:r w:rsidR="00F11A5C" w:rsidRPr="009851C4">
        <w:rPr>
          <w:rFonts w:ascii="Arial" w:hAnsi="Arial" w:cs="Arial"/>
          <w:color w:val="171717"/>
        </w:rPr>
        <w:t xml:space="preserve"> </w:t>
      </w:r>
      <w:r w:rsidRPr="009851C4">
        <w:rPr>
          <w:rFonts w:ascii="Arial" w:hAnsi="Arial" w:cs="Arial"/>
          <w:color w:val="171717"/>
        </w:rPr>
        <w:t xml:space="preserve">for any further information. </w:t>
      </w:r>
    </w:p>
    <w:sectPr w:rsidR="001B180C" w:rsidRPr="009851C4" w:rsidSect="00E07B59">
      <w:headerReference w:type="default" r:id="rId16"/>
      <w:footerReference w:type="default" r:id="rId17"/>
      <w:headerReference w:type="first" r:id="rId18"/>
      <w:footerReference w:type="first" r:id="rId19"/>
      <w:pgSz w:w="11906" w:h="16838" w:code="9"/>
      <w:pgMar w:top="1701"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Georgia Aitkenhead" w:date="2019-07-13T14:19:00Z" w:initials="GA">
    <w:p w14:paraId="38DFC350" w14:textId="77777777" w:rsidR="00CC6BA5" w:rsidRDefault="00CC6BA5" w:rsidP="00CC6BA5">
      <w:pPr>
        <w:autoSpaceDE w:val="0"/>
        <w:autoSpaceDN w:val="0"/>
        <w:adjustRightInd w:val="0"/>
        <w:spacing w:after="0" w:line="240" w:lineRule="auto"/>
        <w:rPr>
          <w:rFonts w:ascii="Times New Roman" w:hAnsi="Times New Roman" w:cs="Times New Roman"/>
          <w:lang w:val="en-US"/>
        </w:rPr>
      </w:pPr>
      <w:r>
        <w:rPr>
          <w:rStyle w:val="CommentReference"/>
        </w:rPr>
        <w:annotationRef/>
      </w:r>
      <w:r>
        <w:rPr>
          <w:rFonts w:ascii="Times New Roman" w:hAnsi="Times New Roman" w:cs="Times New Roman"/>
          <w:lang w:val="en-US"/>
        </w:rPr>
        <w:t>Responding to comment: “A little attention could be given to the ‘purpose of the study’ section of A7 (the participant</w:t>
      </w:r>
    </w:p>
    <w:p w14:paraId="7B54A6A1" w14:textId="77777777" w:rsidR="00CC6BA5" w:rsidRDefault="00CC6BA5" w:rsidP="00CC6BA5">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information sheet). Paragraph 3 is quite confusing, as it implies people will know the meaning of terms like co-design, and different terms are used to mean the same thing:</w:t>
      </w:r>
    </w:p>
    <w:p w14:paraId="79897522" w14:textId="77777777" w:rsidR="00CC6BA5" w:rsidRDefault="00CC6BA5" w:rsidP="00CC6BA5">
      <w:pPr>
        <w:pStyle w:val="CommentText"/>
      </w:pPr>
      <w:r>
        <w:rPr>
          <w:rFonts w:ascii="Times New Roman" w:hAnsi="Times New Roman" w:cs="Times New Roman"/>
          <w:lang w:val="en-US"/>
        </w:rPr>
        <w:t>framework, tool, platform”</w:t>
      </w:r>
    </w:p>
  </w:comment>
  <w:comment w:id="44" w:author="Georgia Aitkenhead" w:date="2019-07-12T13:17:00Z" w:initials="GA">
    <w:p w14:paraId="788C92F2" w14:textId="6E1C29E5" w:rsidR="00771BD7" w:rsidRDefault="00771BD7">
      <w:pPr>
        <w:pStyle w:val="CommentText"/>
      </w:pPr>
      <w:r>
        <w:rPr>
          <w:rStyle w:val="CommentReference"/>
        </w:rPr>
        <w:annotationRef/>
      </w:r>
      <w:r>
        <w:t>Responding to Laura’s comment: “Explaining that “everyone has a say in the direction and design of the research” may not be accurate.</w:t>
      </w:r>
    </w:p>
  </w:comment>
  <w:comment w:id="52" w:author="Georgia Aitkenhead" w:date="2019-07-12T13:21:00Z" w:initials="GA">
    <w:p w14:paraId="335DE2C8" w14:textId="490C249B" w:rsidR="00771BD7" w:rsidRDefault="00771BD7">
      <w:pPr>
        <w:pStyle w:val="CommentText"/>
      </w:pPr>
      <w:r>
        <w:rPr>
          <w:rStyle w:val="CommentReference"/>
        </w:rPr>
        <w:annotationRef/>
      </w:r>
      <w:r>
        <w:t>Responding to Laura’s suggestion: “more clearly detailing what each stage of involvement means for the person taking part would be helpful”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897522" w15:done="0"/>
  <w15:commentEx w15:paraId="788C92F2" w15:done="0"/>
  <w15:commentEx w15:paraId="335DE2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897522" w16cid:durableId="20D46700"/>
  <w16cid:commentId w16cid:paraId="788C92F2" w16cid:durableId="20D30700"/>
  <w16cid:commentId w16cid:paraId="335DE2C8" w16cid:durableId="20D3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D5D62" w14:textId="77777777" w:rsidR="00047B6E" w:rsidRDefault="00047B6E" w:rsidP="00094422">
      <w:pPr>
        <w:spacing w:after="0" w:line="240" w:lineRule="auto"/>
      </w:pPr>
      <w:r>
        <w:separator/>
      </w:r>
    </w:p>
  </w:endnote>
  <w:endnote w:type="continuationSeparator" w:id="0">
    <w:p w14:paraId="150AED3D" w14:textId="77777777" w:rsidR="00047B6E" w:rsidRDefault="00047B6E" w:rsidP="00094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0"/>
      </w:rPr>
      <w:id w:val="-387196010"/>
      <w:docPartObj>
        <w:docPartGallery w:val="Page Numbers (Bottom of Page)"/>
        <w:docPartUnique/>
      </w:docPartObj>
    </w:sdtPr>
    <w:sdtEndPr>
      <w:rPr>
        <w:noProof/>
      </w:rPr>
    </w:sdtEndPr>
    <w:sdtContent>
      <w:p w14:paraId="27D9ED1A" w14:textId="174FCE42" w:rsidR="00745B4E" w:rsidRPr="00D26168" w:rsidRDefault="00745B4E" w:rsidP="00D26168">
        <w:pPr>
          <w:pStyle w:val="Footer"/>
          <w:jc w:val="center"/>
          <w:rPr>
            <w:rFonts w:ascii="Arial" w:hAnsi="Arial" w:cs="Arial"/>
            <w:sz w:val="20"/>
          </w:rPr>
        </w:pPr>
        <w:r w:rsidRPr="00745B4E">
          <w:rPr>
            <w:rFonts w:ascii="Arial" w:hAnsi="Arial" w:cs="Arial"/>
            <w:sz w:val="20"/>
          </w:rPr>
          <w:fldChar w:fldCharType="begin"/>
        </w:r>
        <w:r w:rsidRPr="00745B4E">
          <w:rPr>
            <w:rFonts w:ascii="Arial" w:hAnsi="Arial" w:cs="Arial"/>
            <w:sz w:val="20"/>
          </w:rPr>
          <w:instrText xml:space="preserve"> PAGE   \* MERGEFORMAT </w:instrText>
        </w:r>
        <w:r w:rsidRPr="00745B4E">
          <w:rPr>
            <w:rFonts w:ascii="Arial" w:hAnsi="Arial" w:cs="Arial"/>
            <w:sz w:val="20"/>
          </w:rPr>
          <w:fldChar w:fldCharType="separate"/>
        </w:r>
        <w:r w:rsidRPr="00745B4E">
          <w:rPr>
            <w:rFonts w:ascii="Arial" w:hAnsi="Arial" w:cs="Arial"/>
            <w:noProof/>
            <w:sz w:val="20"/>
          </w:rPr>
          <w:t>2</w:t>
        </w:r>
        <w:r w:rsidRPr="00745B4E">
          <w:rPr>
            <w:rFonts w:ascii="Arial" w:hAnsi="Arial" w:cs="Arial"/>
            <w:noProof/>
            <w:sz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20"/>
      </w:rPr>
      <w:id w:val="2037469509"/>
      <w:docPartObj>
        <w:docPartGallery w:val="Page Numbers (Bottom of Page)"/>
        <w:docPartUnique/>
      </w:docPartObj>
    </w:sdtPr>
    <w:sdtEndPr>
      <w:rPr>
        <w:noProof/>
      </w:rPr>
    </w:sdtEndPr>
    <w:sdtContent>
      <w:p w14:paraId="697F2986" w14:textId="720E26D3" w:rsidR="00745B4E" w:rsidRPr="00D26168" w:rsidRDefault="00745B4E" w:rsidP="00D26168">
        <w:pPr>
          <w:pStyle w:val="Footer"/>
          <w:jc w:val="center"/>
          <w:rPr>
            <w:rFonts w:ascii="Arial" w:hAnsi="Arial" w:cs="Arial"/>
            <w:sz w:val="20"/>
          </w:rPr>
        </w:pPr>
        <w:r w:rsidRPr="00745B4E">
          <w:rPr>
            <w:rFonts w:ascii="Arial" w:hAnsi="Arial" w:cs="Arial"/>
            <w:sz w:val="20"/>
          </w:rPr>
          <w:fldChar w:fldCharType="begin"/>
        </w:r>
        <w:r w:rsidRPr="00745B4E">
          <w:rPr>
            <w:rFonts w:ascii="Arial" w:hAnsi="Arial" w:cs="Arial"/>
            <w:sz w:val="20"/>
          </w:rPr>
          <w:instrText xml:space="preserve"> PAGE   \* MERGEFORMAT </w:instrText>
        </w:r>
        <w:r w:rsidRPr="00745B4E">
          <w:rPr>
            <w:rFonts w:ascii="Arial" w:hAnsi="Arial" w:cs="Arial"/>
            <w:sz w:val="20"/>
          </w:rPr>
          <w:fldChar w:fldCharType="separate"/>
        </w:r>
        <w:r w:rsidRPr="00745B4E">
          <w:rPr>
            <w:rFonts w:ascii="Arial" w:hAnsi="Arial" w:cs="Arial"/>
            <w:noProof/>
            <w:sz w:val="20"/>
          </w:rPr>
          <w:t>2</w:t>
        </w:r>
        <w:r w:rsidRPr="00745B4E">
          <w:rPr>
            <w:rFonts w:ascii="Arial" w:hAnsi="Arial" w:cs="Arial"/>
            <w:noProof/>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F5B7E" w14:textId="77777777" w:rsidR="00047B6E" w:rsidRDefault="00047B6E" w:rsidP="00094422">
      <w:pPr>
        <w:spacing w:after="0" w:line="240" w:lineRule="auto"/>
      </w:pPr>
      <w:r>
        <w:separator/>
      </w:r>
    </w:p>
  </w:footnote>
  <w:footnote w:type="continuationSeparator" w:id="0">
    <w:p w14:paraId="14170957" w14:textId="77777777" w:rsidR="00047B6E" w:rsidRDefault="00047B6E" w:rsidP="00094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EDB14" w14:textId="1C08D870" w:rsidR="00745B4E" w:rsidRPr="00745B4E" w:rsidRDefault="00745B4E" w:rsidP="00745B4E">
    <w:pPr>
      <w:spacing w:after="120"/>
      <w:jc w:val="right"/>
      <w:rPr>
        <w:rFonts w:ascii="Arial" w:hAnsi="Arial" w:cs="Arial"/>
        <w:color w:val="A6A6A6" w:themeColor="background1" w:themeShade="A6"/>
        <w:sz w:val="20"/>
        <w:szCs w:val="20"/>
      </w:rPr>
    </w:pPr>
    <w:r w:rsidRPr="00745B4E">
      <w:rPr>
        <w:rFonts w:ascii="Arial" w:hAnsi="Arial" w:cs="Arial"/>
        <w:color w:val="A6A6A6" w:themeColor="background1" w:themeShade="A6"/>
        <w:sz w:val="20"/>
        <w:szCs w:val="20"/>
      </w:rPr>
      <w:t xml:space="preserve">Participant </w:t>
    </w:r>
    <w:r w:rsidR="00D25BD8">
      <w:rPr>
        <w:rFonts w:ascii="Arial" w:hAnsi="Arial" w:cs="Arial"/>
        <w:color w:val="A6A6A6" w:themeColor="background1" w:themeShade="A6"/>
        <w:sz w:val="20"/>
        <w:szCs w:val="20"/>
      </w:rPr>
      <w:t>i</w:t>
    </w:r>
    <w:r w:rsidRPr="00745B4E">
      <w:rPr>
        <w:rFonts w:ascii="Arial" w:hAnsi="Arial" w:cs="Arial"/>
        <w:color w:val="A6A6A6" w:themeColor="background1" w:themeShade="A6"/>
        <w:sz w:val="20"/>
        <w:szCs w:val="20"/>
      </w:rPr>
      <w:t xml:space="preserve">nformation </w:t>
    </w:r>
    <w:r w:rsidR="00D25BD8">
      <w:rPr>
        <w:rFonts w:ascii="Arial" w:hAnsi="Arial" w:cs="Arial"/>
        <w:color w:val="A6A6A6" w:themeColor="background1" w:themeShade="A6"/>
        <w:sz w:val="20"/>
        <w:szCs w:val="20"/>
      </w:rPr>
      <w:t>s</w:t>
    </w:r>
    <w:r w:rsidRPr="00745B4E">
      <w:rPr>
        <w:rFonts w:ascii="Arial" w:hAnsi="Arial" w:cs="Arial"/>
        <w:color w:val="A6A6A6" w:themeColor="background1" w:themeShade="A6"/>
        <w:sz w:val="20"/>
        <w:szCs w:val="20"/>
      </w:rPr>
      <w:t>heet</w:t>
    </w:r>
  </w:p>
  <w:p w14:paraId="07FFA451" w14:textId="77777777" w:rsidR="00745B4E" w:rsidRDefault="00745B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87AA7" w14:textId="39B294D4" w:rsidR="00EC4D90" w:rsidRDefault="0024229C" w:rsidP="002B151C">
    <w:pPr>
      <w:pStyle w:val="Header"/>
    </w:pPr>
    <w:r>
      <w:rPr>
        <w:noProof/>
      </w:rPr>
      <mc:AlternateContent>
        <mc:Choice Requires="wpg">
          <w:drawing>
            <wp:anchor distT="0" distB="0" distL="114300" distR="114300" simplePos="0" relativeHeight="251665408" behindDoc="0" locked="0" layoutInCell="1" allowOverlap="1" wp14:anchorId="3D0F8039" wp14:editId="4AC9198C">
              <wp:simplePos x="0" y="0"/>
              <wp:positionH relativeFrom="margin">
                <wp:posOffset>0</wp:posOffset>
              </wp:positionH>
              <wp:positionV relativeFrom="page">
                <wp:posOffset>360045</wp:posOffset>
              </wp:positionV>
              <wp:extent cx="5731200" cy="633600"/>
              <wp:effectExtent l="0" t="0" r="3175" b="0"/>
              <wp:wrapNone/>
              <wp:docPr id="10" name="Group 10"/>
              <wp:cNvGraphicFramePr/>
              <a:graphic xmlns:a="http://schemas.openxmlformats.org/drawingml/2006/main">
                <a:graphicData uri="http://schemas.microsoft.com/office/word/2010/wordprocessingGroup">
                  <wpg:wgp>
                    <wpg:cNvGrpSpPr/>
                    <wpg:grpSpPr>
                      <a:xfrm>
                        <a:off x="0" y="0"/>
                        <a:ext cx="5731200" cy="633600"/>
                        <a:chOff x="0" y="0"/>
                        <a:chExt cx="5731510" cy="633095"/>
                      </a:xfrm>
                    </wpg:grpSpPr>
                    <pic:pic xmlns:pic="http://schemas.openxmlformats.org/drawingml/2006/picture">
                      <pic:nvPicPr>
                        <pic:cNvPr id="11" name="Picture 1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860772" y="0"/>
                          <a:ext cx="1511935" cy="633095"/>
                        </a:xfrm>
                        <a:prstGeom prst="rect">
                          <a:avLst/>
                        </a:prstGeom>
                        <a:noFill/>
                      </pic:spPr>
                    </pic:pic>
                    <pic:pic xmlns:pic="http://schemas.openxmlformats.org/drawingml/2006/picture">
                      <pic:nvPicPr>
                        <pic:cNvPr id="12" name="Picture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bwMode="auto">
                        <a:xfrm>
                          <a:off x="0" y="102310"/>
                          <a:ext cx="1580515" cy="431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3657600" y="102310"/>
                          <a:ext cx="2073910" cy="4318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CCB0C6" id="Group 10" o:spid="_x0000_s1026" style="position:absolute;margin-left:0;margin-top:28.35pt;width:451.3pt;height:49.9pt;z-index:251665408;mso-position-horizontal-relative:margin;mso-position-vertical-relative:page;mso-width-relative:margin;mso-height-relative:margin" coordsize="57315,6330" o:gfxdata="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&#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PD94cGFj&#10;a2V0IGVuZD0idyI/Pv/iDFhJQ0NfUFJPRklMRQABAQAADEhMaW5vAhAAAG1udHJSR0IgWFlaIAfO&#10;AAIACQAGADEAAGFjc3BNU0ZUAAAAAElFQyBzUkdCAAAAAAAAAAAAAAAB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0N/j37r3Xvfuvde9+691737r3Xvfuvde9+69&#10;1737r3Xvfuvde9+691737r3Xvfuvde9+691737r3XvfuvddEkC4Fz/S9v959+x59bFCc9Y1kJBOn&#10;6f4/Xm3vbBgMZPp02HBiEvr5fnTrkr6vxY/0+vugJJIIpTpw4NB5dc/dut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W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10;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0+zYq7FXYq7FXYq7FXYq7FXYq7FXYq7FXYq7&#10;FXYq7FXYq7FXYq7FXYq7FXYql2s+X9P1yH0NRhSZO1R8S/8AGKVf3kX+wbFXk/mf8kp4OU+hyeqv&#10;X0ZCA/8Azym/upP+enpf674CrzC9sLnTpjb3cbwyr1VwVb/hsKqcs0t0/KVmkkNBViWY/sr9rEKz&#10;jyx+Uer6zxmux9TtzvWQfvCP+K7b7X/I70sTur1/yz5A0jy2A9rFznHWaT4pP9h+xD/zyVMVZL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U7NirsVdirsVdirsV&#10;dirsVdirsVdirsVdirsVdirsVdirsVdirsVdirsVdirsVdirBvzR9L6kvrfUOG9frnqc/wDox+pf&#10;6T6v/GPFWF/lF6P1sen+j+dTy5+r9bp+x9U9f/Rv+RH7z/f2BXtu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8607;width:15120;height:6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">
                <v:imagedata r:id="rId4" o:title=""/>
              </v:shape>
              <v:shape id="Picture 12" o:spid="_x0000_s1028" type="#_x0000_t75" style="position:absolute;top:1023;width:15805;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">
                <v:imagedata r:id="rId5" o:title=""/>
              </v:shape>
              <v:shape id="Picture 13" o:spid="_x0000_s1029" type="#_x0000_t75" style="position:absolute;left:36576;top:1023;width:20739;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">
                <v:imagedata r:id="rId6" o:title=""/>
              </v:shape>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31392"/>
    <w:multiLevelType w:val="hybridMultilevel"/>
    <w:tmpl w:val="F5E88E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940ED0"/>
    <w:multiLevelType w:val="hybridMultilevel"/>
    <w:tmpl w:val="0400F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6FE446BA"/>
    <w:multiLevelType w:val="hybridMultilevel"/>
    <w:tmpl w:val="6722E4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76F97FEB"/>
    <w:multiLevelType w:val="hybridMultilevel"/>
    <w:tmpl w:val="F17CA7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orgia Aitkenhead">
    <w15:presenceInfo w15:providerId="AD" w15:userId="S::gaitkenhead@turing.ac.uk::befdda66-32a9-4ad0-a7b8-b157c8f577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hideSpellingErrors/>
  <w:hideGrammaticalErrors/>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48"/>
    <w:rsid w:val="00046448"/>
    <w:rsid w:val="00047B6E"/>
    <w:rsid w:val="00050C6C"/>
    <w:rsid w:val="000675A1"/>
    <w:rsid w:val="00081F22"/>
    <w:rsid w:val="00092525"/>
    <w:rsid w:val="00094422"/>
    <w:rsid w:val="000F1BE7"/>
    <w:rsid w:val="00120C72"/>
    <w:rsid w:val="00175F34"/>
    <w:rsid w:val="00192C84"/>
    <w:rsid w:val="001947C1"/>
    <w:rsid w:val="001B180C"/>
    <w:rsid w:val="001D783B"/>
    <w:rsid w:val="0024229C"/>
    <w:rsid w:val="00287098"/>
    <w:rsid w:val="0029746A"/>
    <w:rsid w:val="002A0C0B"/>
    <w:rsid w:val="002B151C"/>
    <w:rsid w:val="00313C25"/>
    <w:rsid w:val="00366386"/>
    <w:rsid w:val="003D5CC4"/>
    <w:rsid w:val="004138FE"/>
    <w:rsid w:val="004356BD"/>
    <w:rsid w:val="004407D8"/>
    <w:rsid w:val="00464E90"/>
    <w:rsid w:val="004C0CEB"/>
    <w:rsid w:val="005308D5"/>
    <w:rsid w:val="0059036D"/>
    <w:rsid w:val="005A4972"/>
    <w:rsid w:val="005C07A3"/>
    <w:rsid w:val="006116E5"/>
    <w:rsid w:val="0061203E"/>
    <w:rsid w:val="00621EDB"/>
    <w:rsid w:val="0067025E"/>
    <w:rsid w:val="006C5EFB"/>
    <w:rsid w:val="006D1FD4"/>
    <w:rsid w:val="006D4E4B"/>
    <w:rsid w:val="00745B4E"/>
    <w:rsid w:val="00771BD7"/>
    <w:rsid w:val="00795099"/>
    <w:rsid w:val="007E7291"/>
    <w:rsid w:val="00841A88"/>
    <w:rsid w:val="00896A75"/>
    <w:rsid w:val="009851C4"/>
    <w:rsid w:val="00996E28"/>
    <w:rsid w:val="009F17AC"/>
    <w:rsid w:val="00A146EE"/>
    <w:rsid w:val="00A62983"/>
    <w:rsid w:val="00A661FB"/>
    <w:rsid w:val="00B03AB4"/>
    <w:rsid w:val="00BC31B5"/>
    <w:rsid w:val="00BE616E"/>
    <w:rsid w:val="00C046F3"/>
    <w:rsid w:val="00C241D8"/>
    <w:rsid w:val="00C8704D"/>
    <w:rsid w:val="00CA6FA1"/>
    <w:rsid w:val="00CC6BA5"/>
    <w:rsid w:val="00D25BD8"/>
    <w:rsid w:val="00D26168"/>
    <w:rsid w:val="00D41C77"/>
    <w:rsid w:val="00DC2F3B"/>
    <w:rsid w:val="00DE5913"/>
    <w:rsid w:val="00E0106F"/>
    <w:rsid w:val="00E07B59"/>
    <w:rsid w:val="00E67973"/>
    <w:rsid w:val="00EC4D90"/>
    <w:rsid w:val="00F11A5C"/>
    <w:rsid w:val="00F47AE8"/>
    <w:rsid w:val="00FB5446"/>
    <w:rsid w:val="00FC483C"/>
    <w:rsid w:val="00FC54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31DF8D"/>
  <w15:chartTrackingRefBased/>
  <w15:docId w15:val="{B692B45A-9C16-49AD-A314-9D6879497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644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46448"/>
    <w:rPr>
      <w:b/>
      <w:bCs/>
    </w:rPr>
  </w:style>
  <w:style w:type="character" w:styleId="Emphasis">
    <w:name w:val="Emphasis"/>
    <w:basedOn w:val="DefaultParagraphFont"/>
    <w:uiPriority w:val="20"/>
    <w:qFormat/>
    <w:rsid w:val="00046448"/>
    <w:rPr>
      <w:i/>
      <w:iCs/>
    </w:rPr>
  </w:style>
  <w:style w:type="character" w:styleId="Hyperlink">
    <w:name w:val="Hyperlink"/>
    <w:basedOn w:val="DefaultParagraphFont"/>
    <w:unhideWhenUsed/>
    <w:rsid w:val="00046448"/>
    <w:rPr>
      <w:color w:val="0000FF"/>
      <w:u w:val="single"/>
    </w:rPr>
  </w:style>
  <w:style w:type="paragraph" w:styleId="ListParagraph">
    <w:name w:val="List Paragraph"/>
    <w:basedOn w:val="Normal"/>
    <w:uiPriority w:val="34"/>
    <w:qFormat/>
    <w:rsid w:val="007E7291"/>
    <w:pPr>
      <w:ind w:left="720"/>
      <w:contextualSpacing/>
    </w:pPr>
  </w:style>
  <w:style w:type="character" w:styleId="UnresolvedMention">
    <w:name w:val="Unresolved Mention"/>
    <w:basedOn w:val="DefaultParagraphFont"/>
    <w:uiPriority w:val="99"/>
    <w:semiHidden/>
    <w:unhideWhenUsed/>
    <w:rsid w:val="00F11A5C"/>
    <w:rPr>
      <w:color w:val="605E5C"/>
      <w:shd w:val="clear" w:color="auto" w:fill="E1DFDD"/>
    </w:rPr>
  </w:style>
  <w:style w:type="paragraph" w:styleId="Header">
    <w:name w:val="header"/>
    <w:basedOn w:val="Normal"/>
    <w:link w:val="HeaderChar"/>
    <w:uiPriority w:val="99"/>
    <w:unhideWhenUsed/>
    <w:rsid w:val="000944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422"/>
  </w:style>
  <w:style w:type="paragraph" w:styleId="Footer">
    <w:name w:val="footer"/>
    <w:basedOn w:val="Normal"/>
    <w:link w:val="FooterChar"/>
    <w:uiPriority w:val="99"/>
    <w:unhideWhenUsed/>
    <w:rsid w:val="000944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422"/>
  </w:style>
  <w:style w:type="character" w:styleId="CommentReference">
    <w:name w:val="annotation reference"/>
    <w:basedOn w:val="DefaultParagraphFont"/>
    <w:uiPriority w:val="99"/>
    <w:semiHidden/>
    <w:unhideWhenUsed/>
    <w:rsid w:val="0029746A"/>
    <w:rPr>
      <w:sz w:val="16"/>
      <w:szCs w:val="16"/>
    </w:rPr>
  </w:style>
  <w:style w:type="paragraph" w:styleId="CommentText">
    <w:name w:val="annotation text"/>
    <w:basedOn w:val="Normal"/>
    <w:link w:val="CommentTextChar"/>
    <w:uiPriority w:val="99"/>
    <w:semiHidden/>
    <w:unhideWhenUsed/>
    <w:rsid w:val="0029746A"/>
    <w:pPr>
      <w:spacing w:line="240" w:lineRule="auto"/>
    </w:pPr>
    <w:rPr>
      <w:sz w:val="20"/>
      <w:szCs w:val="20"/>
    </w:rPr>
  </w:style>
  <w:style w:type="character" w:customStyle="1" w:styleId="CommentTextChar">
    <w:name w:val="Comment Text Char"/>
    <w:basedOn w:val="DefaultParagraphFont"/>
    <w:link w:val="CommentText"/>
    <w:uiPriority w:val="99"/>
    <w:semiHidden/>
    <w:rsid w:val="0029746A"/>
    <w:rPr>
      <w:sz w:val="20"/>
      <w:szCs w:val="20"/>
    </w:rPr>
  </w:style>
  <w:style w:type="paragraph" w:styleId="CommentSubject">
    <w:name w:val="annotation subject"/>
    <w:basedOn w:val="CommentText"/>
    <w:next w:val="CommentText"/>
    <w:link w:val="CommentSubjectChar"/>
    <w:uiPriority w:val="99"/>
    <w:semiHidden/>
    <w:unhideWhenUsed/>
    <w:rsid w:val="0029746A"/>
    <w:rPr>
      <w:b/>
      <w:bCs/>
    </w:rPr>
  </w:style>
  <w:style w:type="character" w:customStyle="1" w:styleId="CommentSubjectChar">
    <w:name w:val="Comment Subject Char"/>
    <w:basedOn w:val="CommentTextChar"/>
    <w:link w:val="CommentSubject"/>
    <w:uiPriority w:val="99"/>
    <w:semiHidden/>
    <w:rsid w:val="0029746A"/>
    <w:rPr>
      <w:b/>
      <w:bCs/>
      <w:sz w:val="20"/>
      <w:szCs w:val="20"/>
    </w:rPr>
  </w:style>
  <w:style w:type="paragraph" w:styleId="BalloonText">
    <w:name w:val="Balloon Text"/>
    <w:basedOn w:val="Normal"/>
    <w:link w:val="BalloonTextChar"/>
    <w:uiPriority w:val="99"/>
    <w:semiHidden/>
    <w:unhideWhenUsed/>
    <w:rsid w:val="002974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74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47212">
      <w:bodyDiv w:val="1"/>
      <w:marLeft w:val="0"/>
      <w:marRight w:val="0"/>
      <w:marTop w:val="0"/>
      <w:marBottom w:val="0"/>
      <w:divBdr>
        <w:top w:val="none" w:sz="0" w:space="0" w:color="auto"/>
        <w:left w:val="none" w:sz="0" w:space="0" w:color="auto"/>
        <w:bottom w:val="none" w:sz="0" w:space="0" w:color="auto"/>
        <w:right w:val="none" w:sz="0" w:space="0" w:color="auto"/>
      </w:divBdr>
    </w:div>
    <w:div w:id="101581068">
      <w:bodyDiv w:val="1"/>
      <w:marLeft w:val="0"/>
      <w:marRight w:val="0"/>
      <w:marTop w:val="0"/>
      <w:marBottom w:val="0"/>
      <w:divBdr>
        <w:top w:val="none" w:sz="0" w:space="0" w:color="auto"/>
        <w:left w:val="none" w:sz="0" w:space="0" w:color="auto"/>
        <w:bottom w:val="none" w:sz="0" w:space="0" w:color="auto"/>
        <w:right w:val="none" w:sz="0" w:space="0" w:color="auto"/>
      </w:divBdr>
    </w:div>
    <w:div w:id="123471851">
      <w:bodyDiv w:val="1"/>
      <w:marLeft w:val="0"/>
      <w:marRight w:val="0"/>
      <w:marTop w:val="0"/>
      <w:marBottom w:val="0"/>
      <w:divBdr>
        <w:top w:val="none" w:sz="0" w:space="0" w:color="auto"/>
        <w:left w:val="none" w:sz="0" w:space="0" w:color="auto"/>
        <w:bottom w:val="none" w:sz="0" w:space="0" w:color="auto"/>
        <w:right w:val="none" w:sz="0" w:space="0" w:color="auto"/>
      </w:divBdr>
    </w:div>
    <w:div w:id="178585993">
      <w:bodyDiv w:val="1"/>
      <w:marLeft w:val="0"/>
      <w:marRight w:val="0"/>
      <w:marTop w:val="0"/>
      <w:marBottom w:val="0"/>
      <w:divBdr>
        <w:top w:val="none" w:sz="0" w:space="0" w:color="auto"/>
        <w:left w:val="none" w:sz="0" w:space="0" w:color="auto"/>
        <w:bottom w:val="none" w:sz="0" w:space="0" w:color="auto"/>
        <w:right w:val="none" w:sz="0" w:space="0" w:color="auto"/>
      </w:divBdr>
    </w:div>
    <w:div w:id="405345842">
      <w:bodyDiv w:val="1"/>
      <w:marLeft w:val="0"/>
      <w:marRight w:val="0"/>
      <w:marTop w:val="0"/>
      <w:marBottom w:val="0"/>
      <w:divBdr>
        <w:top w:val="none" w:sz="0" w:space="0" w:color="auto"/>
        <w:left w:val="none" w:sz="0" w:space="0" w:color="auto"/>
        <w:bottom w:val="none" w:sz="0" w:space="0" w:color="auto"/>
        <w:right w:val="none" w:sz="0" w:space="0" w:color="auto"/>
      </w:divBdr>
    </w:div>
    <w:div w:id="537204417">
      <w:bodyDiv w:val="1"/>
      <w:marLeft w:val="0"/>
      <w:marRight w:val="0"/>
      <w:marTop w:val="0"/>
      <w:marBottom w:val="0"/>
      <w:divBdr>
        <w:top w:val="none" w:sz="0" w:space="0" w:color="auto"/>
        <w:left w:val="none" w:sz="0" w:space="0" w:color="auto"/>
        <w:bottom w:val="none" w:sz="0" w:space="0" w:color="auto"/>
        <w:right w:val="none" w:sz="0" w:space="0" w:color="auto"/>
      </w:divBdr>
    </w:div>
    <w:div w:id="595291504">
      <w:bodyDiv w:val="1"/>
      <w:marLeft w:val="0"/>
      <w:marRight w:val="0"/>
      <w:marTop w:val="0"/>
      <w:marBottom w:val="0"/>
      <w:divBdr>
        <w:top w:val="none" w:sz="0" w:space="0" w:color="auto"/>
        <w:left w:val="none" w:sz="0" w:space="0" w:color="auto"/>
        <w:bottom w:val="none" w:sz="0" w:space="0" w:color="auto"/>
        <w:right w:val="none" w:sz="0" w:space="0" w:color="auto"/>
      </w:divBdr>
    </w:div>
    <w:div w:id="605230264">
      <w:bodyDiv w:val="1"/>
      <w:marLeft w:val="0"/>
      <w:marRight w:val="0"/>
      <w:marTop w:val="0"/>
      <w:marBottom w:val="0"/>
      <w:divBdr>
        <w:top w:val="none" w:sz="0" w:space="0" w:color="auto"/>
        <w:left w:val="none" w:sz="0" w:space="0" w:color="auto"/>
        <w:bottom w:val="none" w:sz="0" w:space="0" w:color="auto"/>
        <w:right w:val="none" w:sz="0" w:space="0" w:color="auto"/>
      </w:divBdr>
    </w:div>
    <w:div w:id="802114190">
      <w:bodyDiv w:val="1"/>
      <w:marLeft w:val="0"/>
      <w:marRight w:val="0"/>
      <w:marTop w:val="0"/>
      <w:marBottom w:val="0"/>
      <w:divBdr>
        <w:top w:val="none" w:sz="0" w:space="0" w:color="auto"/>
        <w:left w:val="none" w:sz="0" w:space="0" w:color="auto"/>
        <w:bottom w:val="none" w:sz="0" w:space="0" w:color="auto"/>
        <w:right w:val="none" w:sz="0" w:space="0" w:color="auto"/>
      </w:divBdr>
    </w:div>
    <w:div w:id="874344199">
      <w:bodyDiv w:val="1"/>
      <w:marLeft w:val="0"/>
      <w:marRight w:val="0"/>
      <w:marTop w:val="0"/>
      <w:marBottom w:val="0"/>
      <w:divBdr>
        <w:top w:val="none" w:sz="0" w:space="0" w:color="auto"/>
        <w:left w:val="none" w:sz="0" w:space="0" w:color="auto"/>
        <w:bottom w:val="none" w:sz="0" w:space="0" w:color="auto"/>
        <w:right w:val="none" w:sz="0" w:space="0" w:color="auto"/>
      </w:divBdr>
    </w:div>
    <w:div w:id="1217281259">
      <w:bodyDiv w:val="1"/>
      <w:marLeft w:val="0"/>
      <w:marRight w:val="0"/>
      <w:marTop w:val="0"/>
      <w:marBottom w:val="0"/>
      <w:divBdr>
        <w:top w:val="none" w:sz="0" w:space="0" w:color="auto"/>
        <w:left w:val="none" w:sz="0" w:space="0" w:color="auto"/>
        <w:bottom w:val="none" w:sz="0" w:space="0" w:color="auto"/>
        <w:right w:val="none" w:sz="0" w:space="0" w:color="auto"/>
      </w:divBdr>
    </w:div>
    <w:div w:id="1496141942">
      <w:bodyDiv w:val="1"/>
      <w:marLeft w:val="0"/>
      <w:marRight w:val="0"/>
      <w:marTop w:val="0"/>
      <w:marBottom w:val="0"/>
      <w:divBdr>
        <w:top w:val="none" w:sz="0" w:space="0" w:color="auto"/>
        <w:left w:val="none" w:sz="0" w:space="0" w:color="auto"/>
        <w:bottom w:val="none" w:sz="0" w:space="0" w:color="auto"/>
        <w:right w:val="none" w:sz="0" w:space="0" w:color="auto"/>
      </w:divBdr>
    </w:div>
    <w:div w:id="1664316807">
      <w:bodyDiv w:val="1"/>
      <w:marLeft w:val="0"/>
      <w:marRight w:val="0"/>
      <w:marTop w:val="0"/>
      <w:marBottom w:val="0"/>
      <w:divBdr>
        <w:top w:val="none" w:sz="0" w:space="0" w:color="auto"/>
        <w:left w:val="none" w:sz="0" w:space="0" w:color="auto"/>
        <w:bottom w:val="none" w:sz="0" w:space="0" w:color="auto"/>
        <w:right w:val="none" w:sz="0" w:space="0" w:color="auto"/>
      </w:divBdr>
    </w:div>
    <w:div w:id="1672369839">
      <w:bodyDiv w:val="1"/>
      <w:marLeft w:val="0"/>
      <w:marRight w:val="0"/>
      <w:marTop w:val="0"/>
      <w:marBottom w:val="0"/>
      <w:divBdr>
        <w:top w:val="none" w:sz="0" w:space="0" w:color="auto"/>
        <w:left w:val="none" w:sz="0" w:space="0" w:color="auto"/>
        <w:bottom w:val="none" w:sz="0" w:space="0" w:color="auto"/>
        <w:right w:val="none" w:sz="0" w:space="0" w:color="auto"/>
      </w:divBdr>
    </w:div>
    <w:div w:id="1813211318">
      <w:bodyDiv w:val="1"/>
      <w:marLeft w:val="0"/>
      <w:marRight w:val="0"/>
      <w:marTop w:val="0"/>
      <w:marBottom w:val="0"/>
      <w:divBdr>
        <w:top w:val="none" w:sz="0" w:space="0" w:color="auto"/>
        <w:left w:val="none" w:sz="0" w:space="0" w:color="auto"/>
        <w:bottom w:val="none" w:sz="0" w:space="0" w:color="auto"/>
        <w:right w:val="none" w:sz="0" w:space="0" w:color="auto"/>
      </w:divBdr>
    </w:div>
    <w:div w:id="1819566934">
      <w:bodyDiv w:val="1"/>
      <w:marLeft w:val="0"/>
      <w:marRight w:val="0"/>
      <w:marTop w:val="0"/>
      <w:marBottom w:val="0"/>
      <w:divBdr>
        <w:top w:val="none" w:sz="0" w:space="0" w:color="auto"/>
        <w:left w:val="none" w:sz="0" w:space="0" w:color="auto"/>
        <w:bottom w:val="none" w:sz="0" w:space="0" w:color="auto"/>
        <w:right w:val="none" w:sz="0" w:space="0" w:color="auto"/>
      </w:divBdr>
    </w:div>
    <w:div w:id="19491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information-compliance.admin.cam.ac.uk/data-protection/research-participant-data" TargetMode="External"/><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alan-turing-institute/AutisticaCitizenScienc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forms/dDu0CDCLiXOm32GH3" TargetMode="External"/><Relationship Id="rId5" Type="http://schemas.openxmlformats.org/officeDocument/2006/relationships/webSettings" Target="webSettings.xml"/><Relationship Id="rId15" Type="http://schemas.openxmlformats.org/officeDocument/2006/relationships/hyperlink" Target="mailto:kwhitaker@turing.ac.uk" TargetMode="Externa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alan-turing-institute/AutisticaCitizenScience/blob/master/CODE_OF_CONDUCT.md"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png"/><Relationship Id="rId6" Type="http://schemas.openxmlformats.org/officeDocument/2006/relationships/image" Target="media/image6.jpeg"/><Relationship Id="rId5" Type="http://schemas.openxmlformats.org/officeDocument/2006/relationships/image" Target="media/image5.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70D02-5DC7-B442-9A8D-F6062309F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1374</Words>
  <Characters>7836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 Aitkenhead</dc:creator>
  <cp:keywords/>
  <dc:description/>
  <cp:lastModifiedBy>Georgia Aitkenhead</cp:lastModifiedBy>
  <cp:revision>2</cp:revision>
  <cp:lastPrinted>2019-07-03T20:10:00Z</cp:lastPrinted>
  <dcterms:created xsi:type="dcterms:W3CDTF">2019-08-20T16:41:00Z</dcterms:created>
  <dcterms:modified xsi:type="dcterms:W3CDTF">2019-08-20T16:41:00Z</dcterms:modified>
</cp:coreProperties>
</file>